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81E21A" w14:textId="77777777" w:rsidR="00C217B7" w:rsidRDefault="00C94EFC" w:rsidP="00C94EFC">
      <w:pPr>
        <w:jc w:val="center"/>
        <w:rPr>
          <w:b/>
          <w:sz w:val="40"/>
        </w:rPr>
      </w:pPr>
      <w:r w:rsidRPr="00C73452">
        <w:rPr>
          <w:rFonts w:hint="eastAsia"/>
          <w:b/>
          <w:sz w:val="40"/>
        </w:rPr>
        <w:t>风管风口绘制</w:t>
      </w:r>
    </w:p>
    <w:p w14:paraId="62CBADAD" w14:textId="77777777" w:rsidR="005006BF" w:rsidRPr="00C73452" w:rsidRDefault="005006BF" w:rsidP="00C94EFC">
      <w:pPr>
        <w:jc w:val="center"/>
        <w:rPr>
          <w:b/>
          <w:sz w:val="40"/>
        </w:rPr>
      </w:pPr>
      <w:r>
        <w:rPr>
          <w:b/>
          <w:sz w:val="40"/>
        </w:rPr>
        <w:t>--</w:t>
      </w:r>
      <w:r>
        <w:rPr>
          <w:rFonts w:hint="eastAsia"/>
          <w:b/>
          <w:sz w:val="40"/>
        </w:rPr>
        <w:t>住宅</w:t>
      </w:r>
      <w:r w:rsidR="00612C5C">
        <w:rPr>
          <w:rFonts w:hint="eastAsia"/>
          <w:b/>
          <w:sz w:val="40"/>
        </w:rPr>
        <w:t>地下车库消防排烟兼平时排风</w:t>
      </w:r>
    </w:p>
    <w:p w14:paraId="3AD2A276" w14:textId="77777777" w:rsidR="00C94EFC" w:rsidRDefault="00C94EFC" w:rsidP="00C94EFC"/>
    <w:p w14:paraId="3DAF4FD3" w14:textId="77777777" w:rsidR="00C94EFC" w:rsidRDefault="00C94EFC" w:rsidP="00C94EFC"/>
    <w:p w14:paraId="09962C05" w14:textId="77777777" w:rsidR="00C94EFC" w:rsidRPr="00D67450" w:rsidRDefault="00C94EFC" w:rsidP="00D67450">
      <w:pPr>
        <w:pStyle w:val="1"/>
      </w:pPr>
      <w:r w:rsidRPr="00D67450">
        <w:rPr>
          <w:rFonts w:hint="eastAsia"/>
        </w:rPr>
        <w:t>产品目的</w:t>
      </w:r>
    </w:p>
    <w:p w14:paraId="6123718A" w14:textId="77777777" w:rsidR="00AD67BF" w:rsidRDefault="004333A9" w:rsidP="00FA5036">
      <w:pPr>
        <w:ind w:firstLineChars="200" w:firstLine="480"/>
      </w:pPr>
      <w:r>
        <w:rPr>
          <w:rFonts w:hint="eastAsia"/>
        </w:rPr>
        <w:t>服务于带教+实习生模式，代替大部分实习生的深化绘图工作。带教</w:t>
      </w:r>
      <w:r w:rsidR="0006743B">
        <w:rPr>
          <w:rFonts w:hint="eastAsia"/>
        </w:rPr>
        <w:t>负责绘制风管的线路中线，实习生负责</w:t>
      </w:r>
      <w:r w:rsidR="00FC3020">
        <w:rPr>
          <w:rFonts w:hint="eastAsia"/>
        </w:rPr>
        <w:t>风管、</w:t>
      </w:r>
      <w:r w:rsidR="0006743B">
        <w:rPr>
          <w:rFonts w:hint="eastAsia"/>
        </w:rPr>
        <w:t>风口</w:t>
      </w:r>
      <w:r w:rsidR="00FC3020">
        <w:rPr>
          <w:rFonts w:hint="eastAsia"/>
        </w:rPr>
        <w:t>和</w:t>
      </w:r>
      <w:r w:rsidR="00AD67BF">
        <w:rPr>
          <w:rFonts w:hint="eastAsia"/>
        </w:rPr>
        <w:t>标注</w:t>
      </w:r>
      <w:r w:rsidR="0006743B">
        <w:rPr>
          <w:rFonts w:hint="eastAsia"/>
        </w:rPr>
        <w:t>等元素的绘制</w:t>
      </w:r>
      <w:r w:rsidR="00AD67BF">
        <w:rPr>
          <w:rFonts w:hint="eastAsia"/>
        </w:rPr>
        <w:t>。</w:t>
      </w:r>
      <w:r w:rsidR="00FC3020" w:rsidRPr="009B4FC8">
        <w:rPr>
          <w:rFonts w:hint="eastAsia"/>
          <w:b/>
          <w:color w:val="FF0000"/>
        </w:rPr>
        <w:t>本产品基于风管中心线以及输入参数，自动生成全套风管、风口和标注，</w:t>
      </w:r>
      <w:r w:rsidR="00026A82" w:rsidRPr="009B4FC8">
        <w:rPr>
          <w:rFonts w:hint="eastAsia"/>
          <w:b/>
          <w:color w:val="FF0000"/>
        </w:rPr>
        <w:t>实习生可基于生成的成果继续修改</w:t>
      </w:r>
      <w:r w:rsidR="00FA5036">
        <w:rPr>
          <w:rFonts w:hint="eastAsia"/>
        </w:rPr>
        <w:t>。</w:t>
      </w:r>
    </w:p>
    <w:p w14:paraId="27C79E0A" w14:textId="77777777" w:rsidR="00FA5036" w:rsidRDefault="00FA5036" w:rsidP="00FA5036">
      <w:pPr>
        <w:ind w:firstLineChars="200" w:firstLine="480"/>
      </w:pPr>
      <w:r>
        <w:rPr>
          <w:rFonts w:hint="eastAsia"/>
        </w:rPr>
        <w:t>应用</w:t>
      </w:r>
      <w:r w:rsidR="00266320">
        <w:rPr>
          <w:rFonts w:hint="eastAsia"/>
        </w:rPr>
        <w:t>场景目前</w:t>
      </w:r>
      <w:r>
        <w:rPr>
          <w:rFonts w:hint="eastAsia"/>
        </w:rPr>
        <w:t>聚焦</w:t>
      </w:r>
      <w:r w:rsidR="00266320">
        <w:rPr>
          <w:rFonts w:hint="eastAsia"/>
        </w:rPr>
        <w:t>地下车库的消防排烟兼平时排风</w:t>
      </w:r>
      <w:r w:rsidR="00187CA0">
        <w:rPr>
          <w:rFonts w:hint="eastAsia"/>
        </w:rPr>
        <w:t>、消防补风兼平时送风和消防送风共3中场景</w:t>
      </w:r>
      <w:r w:rsidR="00266320">
        <w:rPr>
          <w:rFonts w:hint="eastAsia"/>
        </w:rPr>
        <w:t>。</w:t>
      </w:r>
    </w:p>
    <w:p w14:paraId="3006B67B" w14:textId="77777777" w:rsidR="00ED4461" w:rsidRPr="00FA5036" w:rsidRDefault="00ED4461" w:rsidP="00FA5036">
      <w:pPr>
        <w:ind w:firstLineChars="200" w:firstLine="480"/>
      </w:pPr>
      <w:r>
        <w:rPr>
          <w:rFonts w:hint="eastAsia"/>
        </w:rPr>
        <w:t>除了独立工具外，考虑和风机房深化功能的合并。</w:t>
      </w:r>
    </w:p>
    <w:p w14:paraId="0C936627" w14:textId="77777777" w:rsidR="00C94EFC" w:rsidRDefault="00AC031C" w:rsidP="00D67450">
      <w:pPr>
        <w:pStyle w:val="1"/>
      </w:pPr>
      <w:r>
        <w:rPr>
          <w:rFonts w:hint="eastAsia"/>
        </w:rPr>
        <w:t>自动生成流程</w:t>
      </w:r>
    </w:p>
    <w:p w14:paraId="0DC29500" w14:textId="77777777" w:rsidR="00AC031C" w:rsidRPr="00250C84" w:rsidRDefault="00AC031C" w:rsidP="00250C84">
      <w:pPr>
        <w:pStyle w:val="2"/>
      </w:pPr>
      <w:r w:rsidRPr="00250C84">
        <w:rPr>
          <w:rFonts w:hint="eastAsia"/>
        </w:rPr>
        <w:t>流程概述</w:t>
      </w:r>
    </w:p>
    <w:p w14:paraId="7CDAE8A1" w14:textId="77777777" w:rsidR="00461F26" w:rsidRDefault="0001066D" w:rsidP="00461F26">
      <w:pPr>
        <w:pStyle w:val="a0"/>
        <w:numPr>
          <w:ilvl w:val="0"/>
          <w:numId w:val="7"/>
        </w:numPr>
        <w:ind w:firstLineChars="0"/>
      </w:pPr>
      <w:r>
        <w:rPr>
          <w:rFonts w:hint="eastAsia"/>
        </w:rPr>
        <w:t>用户</w:t>
      </w:r>
      <w:r w:rsidR="00461F26">
        <w:rPr>
          <w:rFonts w:hint="eastAsia"/>
        </w:rPr>
        <w:t>绘制中心线</w:t>
      </w:r>
      <w:r w:rsidR="007F224B">
        <w:rPr>
          <w:rFonts w:hint="eastAsia"/>
        </w:rPr>
        <w:t>；</w:t>
      </w:r>
    </w:p>
    <w:p w14:paraId="1A69B55F" w14:textId="18BD887E" w:rsidR="002656D4" w:rsidRDefault="002656D4" w:rsidP="00461F26">
      <w:pPr>
        <w:pStyle w:val="a0"/>
        <w:numPr>
          <w:ilvl w:val="0"/>
          <w:numId w:val="7"/>
        </w:numPr>
        <w:ind w:firstLineChars="0"/>
      </w:pPr>
      <w:r>
        <w:rPr>
          <w:rFonts w:hint="eastAsia"/>
        </w:rPr>
        <w:t>叫出命令T</w:t>
      </w:r>
      <w:r>
        <w:t>HFPM</w:t>
      </w:r>
      <w:r w:rsidR="00F83A59">
        <w:t>SC</w:t>
      </w:r>
    </w:p>
    <w:p w14:paraId="751B5B33" w14:textId="08BB744F" w:rsidR="007F224B" w:rsidRDefault="007F224B" w:rsidP="00461F26">
      <w:pPr>
        <w:pStyle w:val="a0"/>
        <w:numPr>
          <w:ilvl w:val="0"/>
          <w:numId w:val="7"/>
        </w:numPr>
        <w:ind w:firstLineChars="0"/>
      </w:pPr>
      <w:r>
        <w:rPr>
          <w:rFonts w:hint="eastAsia"/>
        </w:rPr>
        <w:t>点击功能后根据系统</w:t>
      </w:r>
      <w:r w:rsidR="00A40A57">
        <w:rPr>
          <w:rFonts w:hint="eastAsia"/>
        </w:rPr>
        <w:t>提示先后</w:t>
      </w:r>
      <w:r>
        <w:rPr>
          <w:rFonts w:hint="eastAsia"/>
        </w:rPr>
        <w:t>选择中心线和起点；</w:t>
      </w:r>
    </w:p>
    <w:p w14:paraId="3586B754" w14:textId="77777777" w:rsidR="00EF2FA7" w:rsidRDefault="007F224B" w:rsidP="00461F26">
      <w:pPr>
        <w:pStyle w:val="a0"/>
        <w:numPr>
          <w:ilvl w:val="0"/>
          <w:numId w:val="7"/>
        </w:numPr>
        <w:ind w:firstLineChars="0"/>
      </w:pPr>
      <w:r>
        <w:rPr>
          <w:rFonts w:hint="eastAsia"/>
        </w:rPr>
        <w:t>系统对中心线进行</w:t>
      </w:r>
      <w:r w:rsidR="00DB3779" w:rsidRPr="00DB3779">
        <w:rPr>
          <w:rFonts w:hint="eastAsia"/>
          <w:b/>
        </w:rPr>
        <w:t>绘制质量的</w:t>
      </w:r>
      <w:r w:rsidRPr="00DB3779">
        <w:rPr>
          <w:rFonts w:hint="eastAsia"/>
          <w:b/>
        </w:rPr>
        <w:t>预处理</w:t>
      </w:r>
      <w:r>
        <w:rPr>
          <w:rFonts w:hint="eastAsia"/>
        </w:rPr>
        <w:t>和</w:t>
      </w:r>
      <w:r w:rsidR="00DB3779" w:rsidRPr="00DB3779">
        <w:rPr>
          <w:rFonts w:hint="eastAsia"/>
          <w:b/>
        </w:rPr>
        <w:t>绘制错误的处理</w:t>
      </w:r>
      <w:r w:rsidR="00DB3779">
        <w:rPr>
          <w:rFonts w:hint="eastAsia"/>
          <w:b/>
        </w:rPr>
        <w:t>。</w:t>
      </w:r>
      <w:r>
        <w:rPr>
          <w:rFonts w:hint="eastAsia"/>
        </w:rPr>
        <w:t>若</w:t>
      </w:r>
      <w:r w:rsidR="00DB3779">
        <w:rPr>
          <w:rFonts w:hint="eastAsia"/>
        </w:rPr>
        <w:t>无绘制错误</w:t>
      </w:r>
      <w:r>
        <w:rPr>
          <w:rFonts w:hint="eastAsia"/>
        </w:rPr>
        <w:t>则</w:t>
      </w:r>
      <w:r w:rsidR="00DB3779">
        <w:rPr>
          <w:rFonts w:hint="eastAsia"/>
        </w:rPr>
        <w:t>生成处理</w:t>
      </w:r>
      <w:r w:rsidR="00D50DAC">
        <w:rPr>
          <w:rFonts w:hint="eastAsia"/>
        </w:rPr>
        <w:t>后中心线</w:t>
      </w:r>
      <w:r w:rsidR="00DB3779">
        <w:rPr>
          <w:rFonts w:hint="eastAsia"/>
        </w:rPr>
        <w:t>，将</w:t>
      </w:r>
      <w:r w:rsidR="00D50DAC">
        <w:rPr>
          <w:rFonts w:hint="eastAsia"/>
        </w:rPr>
        <w:t>用户最初绘制的中心线</w:t>
      </w:r>
      <w:r w:rsidR="00DB3779">
        <w:rPr>
          <w:rFonts w:hint="eastAsia"/>
        </w:rPr>
        <w:t>删除</w:t>
      </w:r>
      <w:r w:rsidR="00EF2FA7">
        <w:rPr>
          <w:rFonts w:hint="eastAsia"/>
        </w:rPr>
        <w:t>；</w:t>
      </w:r>
    </w:p>
    <w:p w14:paraId="0C33D87A" w14:textId="77777777" w:rsidR="00D50DAC" w:rsidRDefault="00A40A57" w:rsidP="00461F26">
      <w:pPr>
        <w:pStyle w:val="a0"/>
        <w:numPr>
          <w:ilvl w:val="0"/>
          <w:numId w:val="7"/>
        </w:numPr>
        <w:ind w:firstLineChars="0"/>
      </w:pPr>
      <w:r>
        <w:rPr>
          <w:rFonts w:hint="eastAsia"/>
        </w:rPr>
        <w:t>系统提示用户选择</w:t>
      </w:r>
      <w:r w:rsidR="00155009" w:rsidRPr="00155009">
        <w:rPr>
          <w:rFonts w:hint="eastAsia"/>
          <w:b/>
        </w:rPr>
        <w:t>不</w:t>
      </w:r>
      <w:r w:rsidRPr="00155009">
        <w:rPr>
          <w:rFonts w:hint="eastAsia"/>
          <w:b/>
        </w:rPr>
        <w:t>要</w:t>
      </w:r>
      <w:r>
        <w:rPr>
          <w:rFonts w:hint="eastAsia"/>
        </w:rPr>
        <w:t>布置风口的中心线段，可多选</w:t>
      </w:r>
      <w:r w:rsidR="00EF2FA7">
        <w:rPr>
          <w:rFonts w:hint="eastAsia"/>
        </w:rPr>
        <w:t>；</w:t>
      </w:r>
    </w:p>
    <w:p w14:paraId="3C047452" w14:textId="77777777" w:rsidR="007F224B" w:rsidRDefault="007F224B" w:rsidP="00461F26">
      <w:pPr>
        <w:pStyle w:val="a0"/>
        <w:numPr>
          <w:ilvl w:val="0"/>
          <w:numId w:val="7"/>
        </w:numPr>
        <w:ind w:firstLineChars="0"/>
      </w:pPr>
      <w:r>
        <w:rPr>
          <w:rFonts w:hint="eastAsia"/>
        </w:rPr>
        <w:t>弹出参数设定界面</w:t>
      </w:r>
      <w:r w:rsidR="00A40A57">
        <w:rPr>
          <w:rFonts w:hint="eastAsia"/>
        </w:rPr>
        <w:t>，用户填入设定参数</w:t>
      </w:r>
      <w:r>
        <w:rPr>
          <w:rFonts w:hint="eastAsia"/>
        </w:rPr>
        <w:t>；</w:t>
      </w:r>
    </w:p>
    <w:p w14:paraId="11EF49E1" w14:textId="77777777" w:rsidR="003A7CE5" w:rsidRPr="00461F26" w:rsidRDefault="00DE42E9" w:rsidP="003A7CE5">
      <w:pPr>
        <w:pStyle w:val="a0"/>
        <w:numPr>
          <w:ilvl w:val="0"/>
          <w:numId w:val="7"/>
        </w:numPr>
        <w:ind w:firstLineChars="0"/>
      </w:pPr>
      <w:r>
        <w:rPr>
          <w:rFonts w:hint="eastAsia"/>
        </w:rPr>
        <w:t>运行主程序，</w:t>
      </w:r>
      <w:r w:rsidR="00A40A57">
        <w:rPr>
          <w:rFonts w:hint="eastAsia"/>
        </w:rPr>
        <w:t>成果</w:t>
      </w:r>
      <w:r>
        <w:rPr>
          <w:rFonts w:hint="eastAsia"/>
        </w:rPr>
        <w:t>图元自动生成。</w:t>
      </w:r>
    </w:p>
    <w:p w14:paraId="23F1F948" w14:textId="77777777" w:rsidR="00AC031C" w:rsidRDefault="00AC031C" w:rsidP="00250C84">
      <w:pPr>
        <w:pStyle w:val="2"/>
      </w:pPr>
      <w:r>
        <w:rPr>
          <w:rFonts w:hint="eastAsia"/>
        </w:rPr>
        <w:t>中心线</w:t>
      </w:r>
    </w:p>
    <w:p w14:paraId="14F51002" w14:textId="77777777" w:rsidR="002D249E" w:rsidRPr="00250C84" w:rsidRDefault="002D249E" w:rsidP="00250C84">
      <w:pPr>
        <w:pStyle w:val="3"/>
      </w:pPr>
      <w:r w:rsidRPr="00250C84">
        <w:rPr>
          <w:rFonts w:hint="eastAsia"/>
        </w:rPr>
        <w:t>特征</w:t>
      </w:r>
    </w:p>
    <w:p w14:paraId="1873CFD5" w14:textId="77777777" w:rsidR="001B2306" w:rsidRPr="001B2306" w:rsidRDefault="001B2306" w:rsidP="001B2306">
      <w:pPr>
        <w:ind w:firstLine="420"/>
      </w:pPr>
      <w:r>
        <w:rPr>
          <w:rFonts w:hint="eastAsia"/>
        </w:rPr>
        <w:t>中心线的用途是指定风管的形状和走向。</w:t>
      </w:r>
    </w:p>
    <w:p w14:paraId="2DF8CD36" w14:textId="77777777" w:rsidR="00AC031C" w:rsidRDefault="00AC031C" w:rsidP="00D46DC2">
      <w:pPr>
        <w:pStyle w:val="a0"/>
        <w:numPr>
          <w:ilvl w:val="0"/>
          <w:numId w:val="3"/>
        </w:numPr>
        <w:ind w:firstLineChars="0"/>
      </w:pPr>
      <w:r>
        <w:rPr>
          <w:rFonts w:hint="eastAsia"/>
        </w:rPr>
        <w:t>不指定图层</w:t>
      </w:r>
      <w:r w:rsidR="00ED0F26">
        <w:rPr>
          <w:rFonts w:hint="eastAsia"/>
        </w:rPr>
        <w:t xml:space="preserve"> </w:t>
      </w:r>
      <w:r w:rsidR="00ED0F26">
        <w:t>line</w:t>
      </w:r>
      <w:r w:rsidR="00ED0F26">
        <w:rPr>
          <w:rFonts w:hint="eastAsia"/>
        </w:rPr>
        <w:t>和p</w:t>
      </w:r>
      <w:r w:rsidR="00ED0F26">
        <w:t>line</w:t>
      </w:r>
      <w:r w:rsidR="00ED0F26">
        <w:rPr>
          <w:rFonts w:hint="eastAsia"/>
        </w:rPr>
        <w:t>都支持 可以混合</w:t>
      </w:r>
    </w:p>
    <w:p w14:paraId="3CE55840" w14:textId="77777777" w:rsidR="00D46DC2" w:rsidRDefault="00D46DC2" w:rsidP="00D46DC2">
      <w:pPr>
        <w:pStyle w:val="a0"/>
        <w:numPr>
          <w:ilvl w:val="0"/>
          <w:numId w:val="3"/>
        </w:numPr>
        <w:ind w:firstLineChars="0"/>
      </w:pPr>
      <w:r>
        <w:rPr>
          <w:rFonts w:hint="eastAsia"/>
        </w:rPr>
        <w:t>只支持在m</w:t>
      </w:r>
      <w:r>
        <w:t>odelspace</w:t>
      </w:r>
      <w:r>
        <w:rPr>
          <w:rFonts w:hint="eastAsia"/>
        </w:rPr>
        <w:t>下的</w:t>
      </w:r>
      <w:r w:rsidR="00ED0F26">
        <w:rPr>
          <w:rFonts w:hint="eastAsia"/>
        </w:rPr>
        <w:t>图元</w:t>
      </w:r>
    </w:p>
    <w:p w14:paraId="45775B9A" w14:textId="77777777" w:rsidR="002D249E" w:rsidRDefault="002D249E" w:rsidP="00D46DC2">
      <w:pPr>
        <w:pStyle w:val="a0"/>
        <w:numPr>
          <w:ilvl w:val="0"/>
          <w:numId w:val="3"/>
        </w:numPr>
        <w:ind w:firstLineChars="0"/>
      </w:pPr>
      <w:r>
        <w:rPr>
          <w:rFonts w:hint="eastAsia"/>
        </w:rPr>
        <w:t>由用户绘制</w:t>
      </w:r>
    </w:p>
    <w:p w14:paraId="0F02004F" w14:textId="77777777" w:rsidR="00AC031C" w:rsidRDefault="00AC031C" w:rsidP="00250C84">
      <w:pPr>
        <w:pStyle w:val="3"/>
      </w:pPr>
      <w:r>
        <w:rPr>
          <w:rFonts w:hint="eastAsia"/>
        </w:rPr>
        <w:t>绘制质量的</w:t>
      </w:r>
      <w:r w:rsidR="00C73452">
        <w:rPr>
          <w:rFonts w:hint="eastAsia"/>
        </w:rPr>
        <w:t>预</w:t>
      </w:r>
      <w:r>
        <w:rPr>
          <w:rFonts w:hint="eastAsia"/>
        </w:rPr>
        <w:t>处理</w:t>
      </w:r>
    </w:p>
    <w:p w14:paraId="5AD2969D" w14:textId="77777777" w:rsidR="00AC031C" w:rsidRDefault="00AC031C" w:rsidP="002D249E">
      <w:pPr>
        <w:pStyle w:val="a0"/>
        <w:numPr>
          <w:ilvl w:val="0"/>
          <w:numId w:val="15"/>
        </w:numPr>
        <w:ind w:firstLineChars="0"/>
      </w:pPr>
      <w:r>
        <w:rPr>
          <w:rFonts w:hint="eastAsia"/>
        </w:rPr>
        <w:t>一定范围内</w:t>
      </w:r>
      <w:r w:rsidR="002B5DA5">
        <w:rPr>
          <w:rFonts w:hint="eastAsia"/>
        </w:rPr>
        <w:t>（暂</w:t>
      </w:r>
      <w:r w:rsidR="002B5DA5">
        <w:t>5</w:t>
      </w:r>
      <w:r w:rsidR="002B5DA5">
        <w:rPr>
          <w:rFonts w:hint="eastAsia"/>
        </w:rPr>
        <w:t>mm）</w:t>
      </w:r>
      <w:r w:rsidR="00ED0F26">
        <w:rPr>
          <w:rFonts w:hint="eastAsia"/>
        </w:rPr>
        <w:t>没搭上</w:t>
      </w:r>
      <w:r>
        <w:rPr>
          <w:rFonts w:hint="eastAsia"/>
        </w:rPr>
        <w:t>（注意转角问题）</w:t>
      </w:r>
    </w:p>
    <w:p w14:paraId="5BE8DC8D" w14:textId="77777777" w:rsidR="00AC031C" w:rsidRDefault="00AC031C" w:rsidP="002D249E">
      <w:pPr>
        <w:pStyle w:val="a0"/>
        <w:numPr>
          <w:ilvl w:val="0"/>
          <w:numId w:val="15"/>
        </w:numPr>
        <w:ind w:firstLineChars="0"/>
      </w:pPr>
      <w:r>
        <w:rPr>
          <w:rFonts w:hint="eastAsia"/>
        </w:rPr>
        <w:t>一定范围内</w:t>
      </w:r>
      <w:r w:rsidR="002B5DA5">
        <w:rPr>
          <w:rFonts w:hint="eastAsia"/>
        </w:rPr>
        <w:t>（暂</w:t>
      </w:r>
      <w:r w:rsidR="002B5DA5">
        <w:t>5</w:t>
      </w:r>
      <w:r w:rsidR="002B5DA5">
        <w:rPr>
          <w:rFonts w:hint="eastAsia"/>
        </w:rPr>
        <w:t>mm）</w:t>
      </w:r>
      <w:r>
        <w:rPr>
          <w:rFonts w:hint="eastAsia"/>
        </w:rPr>
        <w:t>搭上后超出</w:t>
      </w:r>
    </w:p>
    <w:p w14:paraId="0F61ED0F" w14:textId="77777777" w:rsidR="00AC031C" w:rsidRDefault="00AC031C" w:rsidP="002D249E">
      <w:pPr>
        <w:pStyle w:val="a0"/>
        <w:numPr>
          <w:ilvl w:val="0"/>
          <w:numId w:val="15"/>
        </w:numPr>
        <w:ind w:firstLineChars="0"/>
      </w:pPr>
      <w:r>
        <w:rPr>
          <w:rFonts w:hint="eastAsia"/>
        </w:rPr>
        <w:t>重合线的处理</w:t>
      </w:r>
    </w:p>
    <w:p w14:paraId="3AD01824" w14:textId="77777777" w:rsidR="002515F8" w:rsidRDefault="00AC031C" w:rsidP="002D249E">
      <w:pPr>
        <w:pStyle w:val="a0"/>
        <w:numPr>
          <w:ilvl w:val="0"/>
          <w:numId w:val="15"/>
        </w:numPr>
        <w:ind w:firstLineChars="0"/>
      </w:pPr>
      <w:r>
        <w:rPr>
          <w:rFonts w:hint="eastAsia"/>
        </w:rPr>
        <w:t>断线的合并</w:t>
      </w:r>
    </w:p>
    <w:p w14:paraId="5C3ADFB0" w14:textId="77777777" w:rsidR="00AC031C" w:rsidRDefault="00DA7478" w:rsidP="002D249E">
      <w:pPr>
        <w:pStyle w:val="a0"/>
        <w:numPr>
          <w:ilvl w:val="0"/>
          <w:numId w:val="15"/>
        </w:numPr>
        <w:ind w:firstLineChars="0"/>
      </w:pPr>
      <w:r>
        <w:rPr>
          <w:rFonts w:hint="eastAsia"/>
        </w:rPr>
        <w:lastRenderedPageBreak/>
        <w:t>各种情况的组合</w:t>
      </w:r>
    </w:p>
    <w:p w14:paraId="59A44F22" w14:textId="77777777" w:rsidR="00AC031C" w:rsidRDefault="00C73452" w:rsidP="00250C84">
      <w:pPr>
        <w:pStyle w:val="3"/>
      </w:pPr>
      <w:r>
        <w:rPr>
          <w:rFonts w:hint="eastAsia"/>
        </w:rPr>
        <w:t>绘制错误的处理</w:t>
      </w:r>
    </w:p>
    <w:p w14:paraId="0F7CB049" w14:textId="77777777" w:rsidR="002515F8" w:rsidRDefault="002515F8" w:rsidP="002515F8">
      <w:pPr>
        <w:pStyle w:val="a0"/>
        <w:ind w:left="420" w:firstLineChars="0" w:firstLine="0"/>
      </w:pPr>
      <w:r>
        <w:rPr>
          <w:rFonts w:hint="eastAsia"/>
        </w:rPr>
        <w:t>应先将中心线的结构进行解析再做判断</w:t>
      </w:r>
    </w:p>
    <w:p w14:paraId="3D838755" w14:textId="77777777" w:rsidR="00C73452" w:rsidRDefault="00DA7478" w:rsidP="002D249E">
      <w:pPr>
        <w:pStyle w:val="a0"/>
        <w:numPr>
          <w:ilvl w:val="0"/>
          <w:numId w:val="17"/>
        </w:numPr>
        <w:ind w:firstLineChars="0"/>
      </w:pPr>
      <w:r>
        <w:rPr>
          <w:rFonts w:hint="eastAsia"/>
        </w:rPr>
        <w:t>中断</w:t>
      </w:r>
    </w:p>
    <w:p w14:paraId="79EBA529" w14:textId="77777777" w:rsidR="00DA2A21" w:rsidRDefault="00DA2A21" w:rsidP="00C73452">
      <w:pPr>
        <w:pStyle w:val="a0"/>
        <w:ind w:left="780" w:firstLineChars="0" w:firstLine="0"/>
      </w:pPr>
      <w:r>
        <w:rPr>
          <w:rFonts w:hint="eastAsia"/>
        </w:rPr>
        <w:t>问题：</w:t>
      </w:r>
      <w:r w:rsidR="00DA7478">
        <w:rPr>
          <w:rFonts w:hint="eastAsia"/>
        </w:rPr>
        <w:t>容错处理后仍然有中断</w:t>
      </w:r>
    </w:p>
    <w:p w14:paraId="602C1B91" w14:textId="77777777" w:rsidR="00DE42E9" w:rsidRDefault="00DA2A21" w:rsidP="00C73452">
      <w:pPr>
        <w:pStyle w:val="a0"/>
        <w:ind w:left="780" w:firstLineChars="0" w:firstLine="0"/>
      </w:pPr>
      <w:r>
        <w:rPr>
          <w:rFonts w:hint="eastAsia"/>
        </w:rPr>
        <w:t>处理：</w:t>
      </w:r>
      <w:r w:rsidR="0035257F">
        <w:rPr>
          <w:rFonts w:hint="eastAsia"/>
        </w:rPr>
        <w:t>程序中断。C</w:t>
      </w:r>
      <w:r w:rsidR="0035257F">
        <w:t>AD</w:t>
      </w:r>
      <w:r w:rsidR="0035257F">
        <w:rPr>
          <w:rFonts w:hint="eastAsia"/>
        </w:rPr>
        <w:t>命令栏提醒“风管中心线发生中断”，并以</w:t>
      </w:r>
      <w:r w:rsidR="00650632">
        <w:rPr>
          <w:rFonts w:hint="eastAsia"/>
        </w:rPr>
        <w:t>特殊</w:t>
      </w:r>
      <w:r w:rsidR="0035257F">
        <w:rPr>
          <w:rFonts w:hint="eastAsia"/>
        </w:rPr>
        <w:t>图层红色打叉把中断位置进行标记。无论存在多少次中断问题都只提醒一次。</w:t>
      </w:r>
    </w:p>
    <w:p w14:paraId="172A6551" w14:textId="77777777" w:rsidR="00C73452" w:rsidRDefault="00DE42E9" w:rsidP="002D249E">
      <w:pPr>
        <w:pStyle w:val="a0"/>
        <w:numPr>
          <w:ilvl w:val="0"/>
          <w:numId w:val="17"/>
        </w:numPr>
        <w:ind w:firstLineChars="0"/>
      </w:pPr>
      <w:r>
        <w:rPr>
          <w:rFonts w:hint="eastAsia"/>
        </w:rPr>
        <w:t>锐角</w:t>
      </w:r>
    </w:p>
    <w:p w14:paraId="507D8D85" w14:textId="77777777" w:rsidR="0035257F" w:rsidRDefault="0035257F" w:rsidP="00C73452">
      <w:pPr>
        <w:pStyle w:val="a0"/>
        <w:ind w:left="780" w:firstLineChars="0" w:firstLine="0"/>
      </w:pPr>
      <w:r>
        <w:rPr>
          <w:rFonts w:hint="eastAsia"/>
        </w:rPr>
        <w:t>问题：任意两段中心线本线形成了锐角（容差1°）</w:t>
      </w:r>
    </w:p>
    <w:p w14:paraId="7BAB10E3" w14:textId="77777777" w:rsidR="00AC031C" w:rsidRDefault="0035257F" w:rsidP="00E309CB">
      <w:pPr>
        <w:pStyle w:val="a0"/>
        <w:ind w:left="780" w:firstLineChars="0" w:firstLine="0"/>
      </w:pPr>
      <w:r>
        <w:rPr>
          <w:rFonts w:hint="eastAsia"/>
        </w:rPr>
        <w:t>处理：</w:t>
      </w:r>
      <w:r w:rsidR="00E309CB">
        <w:rPr>
          <w:rFonts w:hint="eastAsia"/>
        </w:rPr>
        <w:t>程序中断。C</w:t>
      </w:r>
      <w:r w:rsidR="00E309CB">
        <w:t>AD</w:t>
      </w:r>
      <w:r w:rsidR="00E309CB">
        <w:rPr>
          <w:rFonts w:hint="eastAsia"/>
        </w:rPr>
        <w:t>命令栏提醒“风管中心线存在锐角”，并以</w:t>
      </w:r>
      <w:r w:rsidR="00650632">
        <w:rPr>
          <w:rFonts w:hint="eastAsia"/>
        </w:rPr>
        <w:t>特殊</w:t>
      </w:r>
      <w:r w:rsidR="00E309CB">
        <w:rPr>
          <w:rFonts w:hint="eastAsia"/>
        </w:rPr>
        <w:t>图层红色三角把锐角位置进行标记。无论存在多少次锐角问题都只提醒一次。</w:t>
      </w:r>
    </w:p>
    <w:p w14:paraId="6CB3D20B" w14:textId="77777777" w:rsidR="00C73452" w:rsidRDefault="00ED6B20" w:rsidP="002D249E">
      <w:pPr>
        <w:pStyle w:val="a0"/>
        <w:numPr>
          <w:ilvl w:val="0"/>
          <w:numId w:val="17"/>
        </w:numPr>
        <w:ind w:firstLineChars="0"/>
      </w:pPr>
      <w:r>
        <w:rPr>
          <w:rFonts w:hint="eastAsia"/>
        </w:rPr>
        <w:t>环状通路</w:t>
      </w:r>
    </w:p>
    <w:p w14:paraId="498DDA52" w14:textId="77777777" w:rsidR="005602B2" w:rsidRDefault="005602B2" w:rsidP="005602B2">
      <w:pPr>
        <w:pStyle w:val="a0"/>
        <w:ind w:left="780" w:firstLineChars="0" w:firstLine="0"/>
      </w:pPr>
      <w:r>
        <w:rPr>
          <w:rFonts w:hint="eastAsia"/>
        </w:rPr>
        <w:t>问题：出现了环状通路</w:t>
      </w:r>
    </w:p>
    <w:p w14:paraId="61FD4C09" w14:textId="77777777" w:rsidR="005602B2" w:rsidRDefault="005602B2" w:rsidP="005602B2">
      <w:pPr>
        <w:pStyle w:val="a0"/>
        <w:ind w:left="780" w:firstLineChars="0" w:firstLine="0"/>
      </w:pPr>
      <w:r>
        <w:rPr>
          <w:rFonts w:hint="eastAsia"/>
        </w:rPr>
        <w:t>处理：程序中断。C</w:t>
      </w:r>
      <w:r>
        <w:t>AD</w:t>
      </w:r>
      <w:r>
        <w:rPr>
          <w:rFonts w:hint="eastAsia"/>
        </w:rPr>
        <w:t>命令栏提醒“风管中心线出现环状通路”，并以</w:t>
      </w:r>
      <w:r w:rsidR="00650632">
        <w:rPr>
          <w:rFonts w:hint="eastAsia"/>
        </w:rPr>
        <w:t>特殊</w:t>
      </w:r>
      <w:r>
        <w:rPr>
          <w:rFonts w:hint="eastAsia"/>
        </w:rPr>
        <w:t>图层红色</w:t>
      </w:r>
      <w:r w:rsidR="00990E8C">
        <w:rPr>
          <w:rFonts w:hint="eastAsia"/>
        </w:rPr>
        <w:t>圆圈</w:t>
      </w:r>
      <w:r>
        <w:rPr>
          <w:rFonts w:hint="eastAsia"/>
        </w:rPr>
        <w:t>把</w:t>
      </w:r>
      <w:r w:rsidR="00990E8C">
        <w:rPr>
          <w:rFonts w:hint="eastAsia"/>
        </w:rPr>
        <w:t>环状头尾</w:t>
      </w:r>
      <w:r>
        <w:rPr>
          <w:rFonts w:hint="eastAsia"/>
        </w:rPr>
        <w:t>位置进行标记。无论存在多少次</w:t>
      </w:r>
      <w:r w:rsidR="00990E8C">
        <w:rPr>
          <w:rFonts w:hint="eastAsia"/>
        </w:rPr>
        <w:t>环状</w:t>
      </w:r>
      <w:r>
        <w:rPr>
          <w:rFonts w:hint="eastAsia"/>
        </w:rPr>
        <w:t>问题都只提醒一次。</w:t>
      </w:r>
    </w:p>
    <w:p w14:paraId="4D5AE3B7" w14:textId="77777777" w:rsidR="002515F8" w:rsidRDefault="002515F8" w:rsidP="002D249E">
      <w:pPr>
        <w:pStyle w:val="a0"/>
        <w:numPr>
          <w:ilvl w:val="0"/>
          <w:numId w:val="17"/>
        </w:numPr>
        <w:ind w:firstLineChars="0"/>
      </w:pPr>
      <w:r>
        <w:tab/>
      </w:r>
      <w:r w:rsidR="00B8677E">
        <w:rPr>
          <w:rFonts w:hint="eastAsia"/>
        </w:rPr>
        <w:t>五</w:t>
      </w:r>
      <w:r>
        <w:rPr>
          <w:rFonts w:hint="eastAsia"/>
        </w:rPr>
        <w:t>通</w:t>
      </w:r>
      <w:r w:rsidR="002D249E">
        <w:rPr>
          <w:rFonts w:hint="eastAsia"/>
        </w:rPr>
        <w:t>（及以上）</w:t>
      </w:r>
    </w:p>
    <w:p w14:paraId="32DEB348" w14:textId="77777777" w:rsidR="002515F8" w:rsidRDefault="002515F8" w:rsidP="002515F8">
      <w:pPr>
        <w:pStyle w:val="a0"/>
        <w:ind w:left="780" w:firstLineChars="0" w:firstLine="0"/>
      </w:pPr>
      <w:r>
        <w:rPr>
          <w:rFonts w:hint="eastAsia"/>
        </w:rPr>
        <w:t>问题：</w:t>
      </w:r>
      <w:r w:rsidR="00B8677E">
        <w:rPr>
          <w:rFonts w:hint="eastAsia"/>
        </w:rPr>
        <w:t>五</w:t>
      </w:r>
      <w:r>
        <w:rPr>
          <w:rFonts w:hint="eastAsia"/>
        </w:rPr>
        <w:t>根</w:t>
      </w:r>
      <w:r w:rsidR="00B8677E">
        <w:rPr>
          <w:rFonts w:hint="eastAsia"/>
        </w:rPr>
        <w:t>或</w:t>
      </w:r>
      <w:r>
        <w:rPr>
          <w:rFonts w:hint="eastAsia"/>
        </w:rPr>
        <w:t>以上中心线</w:t>
      </w:r>
      <w:r w:rsidR="001B7AB7">
        <w:rPr>
          <w:rFonts w:hint="eastAsia"/>
        </w:rPr>
        <w:t>段共用一个端点</w:t>
      </w:r>
    </w:p>
    <w:p w14:paraId="249095CB" w14:textId="77777777" w:rsidR="002515F8" w:rsidRPr="002515F8" w:rsidRDefault="002515F8" w:rsidP="002515F8">
      <w:pPr>
        <w:pStyle w:val="a0"/>
        <w:ind w:left="780" w:firstLineChars="0" w:firstLine="0"/>
      </w:pPr>
      <w:r>
        <w:rPr>
          <w:rFonts w:hint="eastAsia"/>
        </w:rPr>
        <w:t>处理：程序中断。C</w:t>
      </w:r>
      <w:r>
        <w:t>AD</w:t>
      </w:r>
      <w:r>
        <w:rPr>
          <w:rFonts w:hint="eastAsia"/>
        </w:rPr>
        <w:t>命令栏提醒“风管中心线</w:t>
      </w:r>
      <w:r w:rsidR="001B7AB7">
        <w:rPr>
          <w:rFonts w:hint="eastAsia"/>
        </w:rPr>
        <w:t>存在</w:t>
      </w:r>
      <w:r w:rsidR="00B8677E">
        <w:rPr>
          <w:rFonts w:hint="eastAsia"/>
        </w:rPr>
        <w:t>五</w:t>
      </w:r>
      <w:r w:rsidR="001B7AB7">
        <w:rPr>
          <w:rFonts w:hint="eastAsia"/>
        </w:rPr>
        <w:t>通</w:t>
      </w:r>
      <w:r>
        <w:rPr>
          <w:rFonts w:hint="eastAsia"/>
        </w:rPr>
        <w:t>”，并以</w:t>
      </w:r>
      <w:r w:rsidR="00650632">
        <w:rPr>
          <w:rFonts w:hint="eastAsia"/>
        </w:rPr>
        <w:t>特殊</w:t>
      </w:r>
      <w:r>
        <w:rPr>
          <w:rFonts w:hint="eastAsia"/>
        </w:rPr>
        <w:t>图层红色</w:t>
      </w:r>
      <w:r w:rsidR="00B8677E">
        <w:rPr>
          <w:rFonts w:hint="eastAsia"/>
        </w:rPr>
        <w:t>五边形</w:t>
      </w:r>
      <w:r w:rsidR="001B7AB7">
        <w:rPr>
          <w:rFonts w:hint="eastAsia"/>
        </w:rPr>
        <w:t>形</w:t>
      </w:r>
      <w:r>
        <w:rPr>
          <w:rFonts w:hint="eastAsia"/>
        </w:rPr>
        <w:t>进行标记。无论存在多少次</w:t>
      </w:r>
      <w:r w:rsidR="00B8677E">
        <w:rPr>
          <w:rFonts w:hint="eastAsia"/>
        </w:rPr>
        <w:t>五</w:t>
      </w:r>
      <w:r w:rsidR="001B7AB7">
        <w:rPr>
          <w:rFonts w:hint="eastAsia"/>
        </w:rPr>
        <w:t>通</w:t>
      </w:r>
      <w:r>
        <w:rPr>
          <w:rFonts w:hint="eastAsia"/>
        </w:rPr>
        <w:t>问题都只提醒一次。</w:t>
      </w:r>
    </w:p>
    <w:p w14:paraId="59CF4EE8" w14:textId="77777777" w:rsidR="00AC031C" w:rsidRDefault="00990E8C" w:rsidP="00AC031C">
      <w:r>
        <w:tab/>
      </w:r>
      <w:r>
        <w:rPr>
          <w:rFonts w:hint="eastAsia"/>
        </w:rPr>
        <w:t>注：以上情况若同时出现，则按顺序一次性提示。</w:t>
      </w:r>
    </w:p>
    <w:p w14:paraId="01130309" w14:textId="77777777" w:rsidR="00C00106" w:rsidRDefault="00C00106" w:rsidP="00AC031C">
      <w:r>
        <w:tab/>
      </w:r>
    </w:p>
    <w:p w14:paraId="51682132" w14:textId="77777777" w:rsidR="00C00106" w:rsidRDefault="00C00106" w:rsidP="00AC031C">
      <w:r>
        <w:rPr>
          <w:rFonts w:hint="eastAsia"/>
        </w:rPr>
        <w:t>特殊图层：</w:t>
      </w:r>
    </w:p>
    <w:p w14:paraId="22CE6C75" w14:textId="77777777" w:rsidR="00C00106" w:rsidRDefault="00C00106" w:rsidP="00C00106">
      <w:pPr>
        <w:ind w:firstLine="420"/>
      </w:pPr>
      <w:r>
        <w:rPr>
          <w:rFonts w:hint="eastAsia"/>
        </w:rPr>
        <w:t>图层名称：风管中心线错误提醒</w:t>
      </w:r>
    </w:p>
    <w:p w14:paraId="64239C05" w14:textId="77777777" w:rsidR="00ED0F26" w:rsidRDefault="00C00106" w:rsidP="00AC031C">
      <w:r w:rsidRPr="00C00106">
        <w:tab/>
      </w:r>
      <w:r w:rsidR="0039080F">
        <w:rPr>
          <w:rFonts w:hint="eastAsia"/>
        </w:rPr>
        <w:t>色号：1</w:t>
      </w:r>
    </w:p>
    <w:p w14:paraId="45254BA6" w14:textId="77777777" w:rsidR="00280488" w:rsidRDefault="0039080F" w:rsidP="00AC031C">
      <w:r>
        <w:tab/>
      </w:r>
      <w:r>
        <w:rPr>
          <w:rFonts w:hint="eastAsia"/>
        </w:rPr>
        <w:t>线型：默认</w:t>
      </w:r>
    </w:p>
    <w:p w14:paraId="42D4055B" w14:textId="77777777" w:rsidR="004256A8" w:rsidRDefault="0050781F" w:rsidP="005473B1">
      <w:pPr>
        <w:ind w:firstLine="420"/>
      </w:pPr>
      <w:r>
        <w:rPr>
          <w:rFonts w:hint="eastAsia"/>
        </w:rPr>
        <w:t>以上错误的标记都用p</w:t>
      </w:r>
      <w:r>
        <w:t>line</w:t>
      </w:r>
      <w:r>
        <w:rPr>
          <w:rFonts w:hint="eastAsia"/>
        </w:rPr>
        <w:t>表达，全局宽度</w:t>
      </w:r>
      <w:r>
        <w:t>10</w:t>
      </w:r>
      <w:r>
        <w:rPr>
          <w:rFonts w:hint="eastAsia"/>
        </w:rPr>
        <w:t>，图元的尺寸5</w:t>
      </w:r>
      <w:r>
        <w:t>0</w:t>
      </w:r>
    </w:p>
    <w:p w14:paraId="5ADE5D08" w14:textId="77777777" w:rsidR="00DB3779" w:rsidRDefault="00280488" w:rsidP="005473B1">
      <w:pPr>
        <w:ind w:firstLine="420"/>
      </w:pPr>
      <w:r>
        <w:rPr>
          <w:rFonts w:hint="eastAsia"/>
        </w:rPr>
        <w:t>每次再次进行绘制错误的检查时将上次和该线相交的特殊图层的图元先清除</w:t>
      </w:r>
    </w:p>
    <w:p w14:paraId="1FA3E81B" w14:textId="77777777" w:rsidR="00DB3779" w:rsidRDefault="00DB3779" w:rsidP="00DB3779">
      <w:pPr>
        <w:pStyle w:val="3"/>
      </w:pPr>
      <w:r>
        <w:rPr>
          <w:rFonts w:hint="eastAsia"/>
        </w:rPr>
        <w:t>处理后中心线</w:t>
      </w:r>
    </w:p>
    <w:p w14:paraId="6E0C125F" w14:textId="77777777" w:rsidR="004256A8" w:rsidRDefault="009A06D5" w:rsidP="005473B1">
      <w:pPr>
        <w:ind w:firstLine="420"/>
      </w:pPr>
      <w:r>
        <w:rPr>
          <w:rFonts w:hint="eastAsia"/>
        </w:rPr>
        <w:t>处理后的中心线必然是l</w:t>
      </w:r>
      <w:r>
        <w:t>ine</w:t>
      </w:r>
      <w:r>
        <w:rPr>
          <w:rFonts w:hint="eastAsia"/>
        </w:rPr>
        <w:t>不是p</w:t>
      </w:r>
      <w:r>
        <w:t>line</w:t>
      </w:r>
      <w:r>
        <w:rPr>
          <w:rFonts w:hint="eastAsia"/>
        </w:rPr>
        <w:t>，根据弯头、节点进行了中断。</w:t>
      </w:r>
    </w:p>
    <w:p w14:paraId="6029BA0D" w14:textId="77777777" w:rsidR="009A06D5" w:rsidRDefault="0048091D" w:rsidP="004256A8">
      <w:r>
        <w:rPr>
          <w:rFonts w:hint="eastAsia"/>
        </w:rPr>
        <w:t>图层名称：风管基础中心线</w:t>
      </w:r>
    </w:p>
    <w:p w14:paraId="3BD36229" w14:textId="77777777" w:rsidR="0048091D" w:rsidRDefault="009371AF" w:rsidP="004256A8">
      <w:r>
        <w:rPr>
          <w:rFonts w:hint="eastAsia"/>
        </w:rPr>
        <w:t>色号：1</w:t>
      </w:r>
    </w:p>
    <w:p w14:paraId="376985C7" w14:textId="77777777" w:rsidR="009371AF" w:rsidRDefault="009371AF" w:rsidP="004256A8">
      <w:r>
        <w:rPr>
          <w:rFonts w:hint="eastAsia"/>
        </w:rPr>
        <w:t>线型：默认不变</w:t>
      </w:r>
    </w:p>
    <w:p w14:paraId="663DF6B0" w14:textId="77777777" w:rsidR="009371AF" w:rsidRDefault="009371AF" w:rsidP="004256A8">
      <w:r>
        <w:rPr>
          <w:rFonts w:hint="eastAsia"/>
        </w:rPr>
        <w:t>非打印</w:t>
      </w:r>
    </w:p>
    <w:p w14:paraId="722D9E25" w14:textId="77777777" w:rsidR="009371AF" w:rsidRPr="009A06D5" w:rsidRDefault="009371AF" w:rsidP="004256A8">
      <w:r>
        <w:rPr>
          <w:rFonts w:hint="eastAsia"/>
        </w:rPr>
        <w:t>打开图层、解冻、解锁（标配</w:t>
      </w:r>
      <w:r w:rsidR="00FE4C24">
        <w:t>checklist</w:t>
      </w:r>
      <w:r>
        <w:rPr>
          <w:rFonts w:hint="eastAsia"/>
        </w:rPr>
        <w:t>）</w:t>
      </w:r>
    </w:p>
    <w:p w14:paraId="5B18D3F9" w14:textId="77777777" w:rsidR="00F4106B" w:rsidRDefault="004216F3" w:rsidP="00250C84">
      <w:pPr>
        <w:pStyle w:val="2"/>
      </w:pPr>
      <w:r>
        <w:rPr>
          <w:rFonts w:hint="eastAsia"/>
        </w:rPr>
        <w:lastRenderedPageBreak/>
        <w:t>界面1：</w:t>
      </w:r>
      <w:r w:rsidR="00A2492F">
        <w:rPr>
          <w:rFonts w:hint="eastAsia"/>
        </w:rPr>
        <w:t>最大风管的尺寸计算</w:t>
      </w:r>
    </w:p>
    <w:p w14:paraId="6288CBE6" w14:textId="77777777" w:rsidR="00D54106" w:rsidRPr="00D54106" w:rsidRDefault="00477768" w:rsidP="00923831">
      <w:pPr>
        <w:jc w:val="center"/>
      </w:pPr>
      <w:r>
        <w:rPr>
          <w:noProof/>
        </w:rPr>
        <w:drawing>
          <wp:inline distT="0" distB="0" distL="0" distR="0" wp14:anchorId="1E36AA6D" wp14:editId="3234D2A4">
            <wp:extent cx="3562875" cy="426985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0545" cy="4291027"/>
                    </a:xfrm>
                    <a:prstGeom prst="rect">
                      <a:avLst/>
                    </a:prstGeom>
                  </pic:spPr>
                </pic:pic>
              </a:graphicData>
            </a:graphic>
          </wp:inline>
        </w:drawing>
      </w:r>
    </w:p>
    <w:p w14:paraId="35032B98" w14:textId="77777777" w:rsidR="00F25E04" w:rsidRDefault="00F25E04" w:rsidP="00F25E04">
      <w:pPr>
        <w:pStyle w:val="a0"/>
        <w:numPr>
          <w:ilvl w:val="0"/>
          <w:numId w:val="26"/>
        </w:numPr>
        <w:ind w:firstLineChars="0"/>
      </w:pPr>
      <w:r>
        <w:rPr>
          <w:rFonts w:hint="eastAsia"/>
        </w:rPr>
        <w:t>出图比例</w:t>
      </w:r>
    </w:p>
    <w:p w14:paraId="55AC356B" w14:textId="77777777" w:rsidR="00FC0C7F" w:rsidRDefault="00FC0C7F" w:rsidP="00FC0C7F">
      <w:pPr>
        <w:pStyle w:val="a0"/>
        <w:ind w:left="360" w:firstLineChars="0" w:firstLine="0"/>
      </w:pPr>
      <w:r>
        <w:rPr>
          <w:noProof/>
        </w:rPr>
        <w:drawing>
          <wp:inline distT="0" distB="0" distL="0" distR="0" wp14:anchorId="2F81BC83" wp14:editId="1F29CCC0">
            <wp:extent cx="2095238" cy="333333"/>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5238" cy="333333"/>
                    </a:xfrm>
                    <a:prstGeom prst="rect">
                      <a:avLst/>
                    </a:prstGeom>
                  </pic:spPr>
                </pic:pic>
              </a:graphicData>
            </a:graphic>
          </wp:inline>
        </w:drawing>
      </w:r>
    </w:p>
    <w:p w14:paraId="4A8A237C" w14:textId="77777777" w:rsidR="00C417C3" w:rsidRDefault="009358CA" w:rsidP="001364B3">
      <w:pPr>
        <w:ind w:firstLine="360"/>
      </w:pPr>
      <w:r>
        <w:rPr>
          <w:rFonts w:hint="eastAsia"/>
        </w:rPr>
        <w:t>可选择1:1</w:t>
      </w:r>
      <w:r>
        <w:t>50</w:t>
      </w:r>
      <w:r>
        <w:rPr>
          <w:rFonts w:hint="eastAsia"/>
        </w:rPr>
        <w:t>、1:1</w:t>
      </w:r>
      <w:r>
        <w:t>00</w:t>
      </w:r>
      <w:r>
        <w:rPr>
          <w:rFonts w:hint="eastAsia"/>
        </w:rPr>
        <w:t>和1:5</w:t>
      </w:r>
      <w:r>
        <w:t>0</w:t>
      </w:r>
      <w:r>
        <w:rPr>
          <w:rFonts w:hint="eastAsia"/>
        </w:rPr>
        <w:t>，默认1:1</w:t>
      </w:r>
      <w:r>
        <w:t>50</w:t>
      </w:r>
      <w:r>
        <w:rPr>
          <w:rFonts w:hint="eastAsia"/>
        </w:rPr>
        <w:t>。影响</w:t>
      </w:r>
      <w:r w:rsidR="00F25E04">
        <w:rPr>
          <w:rFonts w:hint="eastAsia"/>
        </w:rPr>
        <w:t>2</w:t>
      </w:r>
      <w:r w:rsidR="00F25E04">
        <w:t>.8.1</w:t>
      </w:r>
      <w:r>
        <w:rPr>
          <w:rFonts w:hint="eastAsia"/>
        </w:rPr>
        <w:t>和2</w:t>
      </w:r>
      <w:r>
        <w:t>.10</w:t>
      </w:r>
      <w:r>
        <w:rPr>
          <w:rFonts w:hint="eastAsia"/>
        </w:rPr>
        <w:t>中的文字尺寸。</w:t>
      </w:r>
    </w:p>
    <w:p w14:paraId="30802F2E" w14:textId="77777777" w:rsidR="009358CA" w:rsidRDefault="009358CA" w:rsidP="009358CA">
      <w:pPr>
        <w:pStyle w:val="a0"/>
        <w:numPr>
          <w:ilvl w:val="0"/>
          <w:numId w:val="26"/>
        </w:numPr>
        <w:ind w:firstLineChars="0"/>
      </w:pPr>
      <w:r>
        <w:rPr>
          <w:rFonts w:hint="eastAsia"/>
        </w:rPr>
        <w:t>应用场景</w:t>
      </w:r>
    </w:p>
    <w:p w14:paraId="409EB71A" w14:textId="77777777" w:rsidR="00FC0C7F" w:rsidRDefault="00FC0C7F" w:rsidP="00FC0C7F">
      <w:pPr>
        <w:pStyle w:val="a0"/>
        <w:ind w:left="360" w:firstLineChars="0" w:firstLine="0"/>
      </w:pPr>
      <w:r>
        <w:rPr>
          <w:noProof/>
        </w:rPr>
        <w:drawing>
          <wp:inline distT="0" distB="0" distL="0" distR="0" wp14:anchorId="21A0AF74" wp14:editId="2C77B67B">
            <wp:extent cx="2114286" cy="685714"/>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4286" cy="685714"/>
                    </a:xfrm>
                    <a:prstGeom prst="rect">
                      <a:avLst/>
                    </a:prstGeom>
                  </pic:spPr>
                </pic:pic>
              </a:graphicData>
            </a:graphic>
          </wp:inline>
        </w:drawing>
      </w:r>
    </w:p>
    <w:p w14:paraId="23E32D8C" w14:textId="77777777" w:rsidR="009358CA" w:rsidRDefault="008A625D" w:rsidP="001364B3">
      <w:pPr>
        <w:ind w:firstLine="360"/>
      </w:pPr>
      <w:r>
        <w:rPr>
          <w:rFonts w:hint="eastAsia"/>
        </w:rPr>
        <w:t>可在1</w:t>
      </w:r>
      <w:r>
        <w:t>3</w:t>
      </w:r>
      <w:r>
        <w:rPr>
          <w:rFonts w:hint="eastAsia"/>
        </w:rPr>
        <w:t>中场景中任选一个，默认“消防排烟兼平时排风”。</w:t>
      </w:r>
      <w:r w:rsidR="001364B3">
        <w:t>Select</w:t>
      </w:r>
      <w:r w:rsidR="001364B3">
        <w:rPr>
          <w:rFonts w:hint="eastAsia"/>
        </w:rPr>
        <w:t>中的顺序按照下表。</w:t>
      </w:r>
    </w:p>
    <w:tbl>
      <w:tblPr>
        <w:tblStyle w:val="a4"/>
        <w:tblW w:w="0" w:type="auto"/>
        <w:jc w:val="center"/>
        <w:tblLook w:val="04A0" w:firstRow="1" w:lastRow="0" w:firstColumn="1" w:lastColumn="0" w:noHBand="0" w:noVBand="1"/>
      </w:tblPr>
      <w:tblGrid>
        <w:gridCol w:w="846"/>
        <w:gridCol w:w="2410"/>
      </w:tblGrid>
      <w:tr w:rsidR="001364B3" w14:paraId="54A4248E" w14:textId="77777777" w:rsidTr="00DF2559">
        <w:trPr>
          <w:jc w:val="center"/>
        </w:trPr>
        <w:tc>
          <w:tcPr>
            <w:tcW w:w="846" w:type="dxa"/>
          </w:tcPr>
          <w:p w14:paraId="5D572A2D" w14:textId="77777777" w:rsidR="001364B3" w:rsidRDefault="001364B3" w:rsidP="00DF2559">
            <w:pPr>
              <w:jc w:val="center"/>
            </w:pPr>
            <w:r>
              <w:rPr>
                <w:rFonts w:hint="eastAsia"/>
              </w:rPr>
              <w:t>编号</w:t>
            </w:r>
          </w:p>
        </w:tc>
        <w:tc>
          <w:tcPr>
            <w:tcW w:w="2410" w:type="dxa"/>
          </w:tcPr>
          <w:p w14:paraId="73F9E3C6" w14:textId="77777777" w:rsidR="001364B3" w:rsidRDefault="00631B2D" w:rsidP="00631B2D">
            <w:pPr>
              <w:jc w:val="center"/>
            </w:pPr>
            <w:r>
              <w:rPr>
                <w:rFonts w:hint="eastAsia"/>
              </w:rPr>
              <w:t>场景</w:t>
            </w:r>
          </w:p>
        </w:tc>
      </w:tr>
      <w:tr w:rsidR="001364B3" w14:paraId="611142E5" w14:textId="77777777" w:rsidTr="00DF2559">
        <w:trPr>
          <w:jc w:val="center"/>
        </w:trPr>
        <w:tc>
          <w:tcPr>
            <w:tcW w:w="846" w:type="dxa"/>
          </w:tcPr>
          <w:p w14:paraId="381B3EB8" w14:textId="77777777" w:rsidR="001364B3" w:rsidRDefault="001364B3" w:rsidP="00DF2559">
            <w:pPr>
              <w:jc w:val="center"/>
            </w:pPr>
            <w:r>
              <w:rPr>
                <w:rFonts w:hint="eastAsia"/>
              </w:rPr>
              <w:t>1</w:t>
            </w:r>
          </w:p>
        </w:tc>
        <w:tc>
          <w:tcPr>
            <w:tcW w:w="2410" w:type="dxa"/>
          </w:tcPr>
          <w:p w14:paraId="0841D83D" w14:textId="77777777" w:rsidR="001364B3" w:rsidRDefault="00631B2D" w:rsidP="00DF2559">
            <w:r>
              <w:rPr>
                <w:rFonts w:hint="eastAsia"/>
              </w:rPr>
              <w:t>消防排烟</w:t>
            </w:r>
          </w:p>
        </w:tc>
      </w:tr>
      <w:tr w:rsidR="001364B3" w14:paraId="5866DF63" w14:textId="77777777" w:rsidTr="00DF2559">
        <w:trPr>
          <w:jc w:val="center"/>
        </w:trPr>
        <w:tc>
          <w:tcPr>
            <w:tcW w:w="846" w:type="dxa"/>
          </w:tcPr>
          <w:p w14:paraId="6E4047DF" w14:textId="77777777" w:rsidR="001364B3" w:rsidRDefault="001364B3" w:rsidP="00DF2559">
            <w:pPr>
              <w:jc w:val="center"/>
            </w:pPr>
            <w:r>
              <w:rPr>
                <w:rFonts w:hint="eastAsia"/>
              </w:rPr>
              <w:t>2</w:t>
            </w:r>
          </w:p>
        </w:tc>
        <w:tc>
          <w:tcPr>
            <w:tcW w:w="2410" w:type="dxa"/>
          </w:tcPr>
          <w:p w14:paraId="33121971" w14:textId="77777777" w:rsidR="001364B3" w:rsidRDefault="00631B2D" w:rsidP="00DF2559">
            <w:r>
              <w:rPr>
                <w:rFonts w:hint="eastAsia"/>
              </w:rPr>
              <w:t>消防补风</w:t>
            </w:r>
          </w:p>
        </w:tc>
      </w:tr>
      <w:tr w:rsidR="001364B3" w14:paraId="426BF52F" w14:textId="77777777" w:rsidTr="00DF2559">
        <w:trPr>
          <w:jc w:val="center"/>
        </w:trPr>
        <w:tc>
          <w:tcPr>
            <w:tcW w:w="846" w:type="dxa"/>
          </w:tcPr>
          <w:p w14:paraId="7D94C2E9" w14:textId="77777777" w:rsidR="001364B3" w:rsidRDefault="001364B3" w:rsidP="00DF2559">
            <w:pPr>
              <w:jc w:val="center"/>
            </w:pPr>
            <w:r>
              <w:rPr>
                <w:rFonts w:hint="eastAsia"/>
              </w:rPr>
              <w:t>3</w:t>
            </w:r>
          </w:p>
        </w:tc>
        <w:tc>
          <w:tcPr>
            <w:tcW w:w="2410" w:type="dxa"/>
          </w:tcPr>
          <w:p w14:paraId="4F065EB4" w14:textId="77777777" w:rsidR="001364B3" w:rsidRDefault="00631B2D" w:rsidP="00DF2559">
            <w:r>
              <w:rPr>
                <w:rFonts w:hint="eastAsia"/>
              </w:rPr>
              <w:t>消防加压送风</w:t>
            </w:r>
          </w:p>
        </w:tc>
      </w:tr>
      <w:tr w:rsidR="001364B3" w14:paraId="7A8746CD" w14:textId="77777777" w:rsidTr="00DF2559">
        <w:trPr>
          <w:jc w:val="center"/>
        </w:trPr>
        <w:tc>
          <w:tcPr>
            <w:tcW w:w="846" w:type="dxa"/>
          </w:tcPr>
          <w:p w14:paraId="42A9E517" w14:textId="77777777" w:rsidR="001364B3" w:rsidRDefault="001364B3" w:rsidP="00DF2559">
            <w:pPr>
              <w:jc w:val="center"/>
            </w:pPr>
            <w:r>
              <w:rPr>
                <w:rFonts w:hint="eastAsia"/>
              </w:rPr>
              <w:t>4</w:t>
            </w:r>
          </w:p>
        </w:tc>
        <w:tc>
          <w:tcPr>
            <w:tcW w:w="2410" w:type="dxa"/>
          </w:tcPr>
          <w:p w14:paraId="0AC6751B" w14:textId="77777777" w:rsidR="001364B3" w:rsidRDefault="00631B2D" w:rsidP="00DF2559">
            <w:r>
              <w:rPr>
                <w:rFonts w:hint="eastAsia"/>
              </w:rPr>
              <w:t>厨房排油烟</w:t>
            </w:r>
          </w:p>
        </w:tc>
      </w:tr>
      <w:tr w:rsidR="001364B3" w14:paraId="6C27A689" w14:textId="77777777" w:rsidTr="00DF2559">
        <w:trPr>
          <w:jc w:val="center"/>
        </w:trPr>
        <w:tc>
          <w:tcPr>
            <w:tcW w:w="846" w:type="dxa"/>
          </w:tcPr>
          <w:p w14:paraId="32B416F1" w14:textId="77777777" w:rsidR="001364B3" w:rsidRDefault="001364B3" w:rsidP="00DF2559">
            <w:pPr>
              <w:jc w:val="center"/>
            </w:pPr>
            <w:r>
              <w:rPr>
                <w:rFonts w:hint="eastAsia"/>
              </w:rPr>
              <w:t>5</w:t>
            </w:r>
          </w:p>
        </w:tc>
        <w:tc>
          <w:tcPr>
            <w:tcW w:w="2410" w:type="dxa"/>
          </w:tcPr>
          <w:p w14:paraId="41E0E7C1" w14:textId="77777777" w:rsidR="001364B3" w:rsidRDefault="00631B2D" w:rsidP="00DF2559">
            <w:r>
              <w:rPr>
                <w:rFonts w:hint="eastAsia"/>
              </w:rPr>
              <w:t>厨房排油烟补风</w:t>
            </w:r>
          </w:p>
        </w:tc>
      </w:tr>
      <w:tr w:rsidR="001364B3" w14:paraId="73E1A40D" w14:textId="77777777" w:rsidTr="00DF2559">
        <w:trPr>
          <w:jc w:val="center"/>
        </w:trPr>
        <w:tc>
          <w:tcPr>
            <w:tcW w:w="846" w:type="dxa"/>
          </w:tcPr>
          <w:p w14:paraId="482CC44A" w14:textId="77777777" w:rsidR="001364B3" w:rsidRDefault="001364B3" w:rsidP="00DF2559">
            <w:pPr>
              <w:jc w:val="center"/>
            </w:pPr>
            <w:r>
              <w:rPr>
                <w:rFonts w:hint="eastAsia"/>
              </w:rPr>
              <w:t>6</w:t>
            </w:r>
          </w:p>
        </w:tc>
        <w:tc>
          <w:tcPr>
            <w:tcW w:w="2410" w:type="dxa"/>
          </w:tcPr>
          <w:p w14:paraId="787321B9" w14:textId="77777777" w:rsidR="001364B3" w:rsidRDefault="00631B2D" w:rsidP="00DF2559">
            <w:r>
              <w:rPr>
                <w:rFonts w:hint="eastAsia"/>
              </w:rPr>
              <w:t>平时送风</w:t>
            </w:r>
          </w:p>
        </w:tc>
      </w:tr>
      <w:tr w:rsidR="001364B3" w14:paraId="6929C59F" w14:textId="77777777" w:rsidTr="00DF2559">
        <w:trPr>
          <w:jc w:val="center"/>
        </w:trPr>
        <w:tc>
          <w:tcPr>
            <w:tcW w:w="846" w:type="dxa"/>
          </w:tcPr>
          <w:p w14:paraId="325F6BA7" w14:textId="77777777" w:rsidR="001364B3" w:rsidRDefault="001364B3" w:rsidP="00DF2559">
            <w:pPr>
              <w:jc w:val="center"/>
            </w:pPr>
            <w:r>
              <w:rPr>
                <w:rFonts w:hint="eastAsia"/>
              </w:rPr>
              <w:lastRenderedPageBreak/>
              <w:t>7</w:t>
            </w:r>
          </w:p>
        </w:tc>
        <w:tc>
          <w:tcPr>
            <w:tcW w:w="2410" w:type="dxa"/>
          </w:tcPr>
          <w:p w14:paraId="11B1B2EC" w14:textId="77777777" w:rsidR="001364B3" w:rsidRDefault="00631B2D" w:rsidP="00DF2559">
            <w:r>
              <w:rPr>
                <w:rFonts w:hint="eastAsia"/>
              </w:rPr>
              <w:t>平时排风</w:t>
            </w:r>
          </w:p>
        </w:tc>
      </w:tr>
      <w:tr w:rsidR="001364B3" w14:paraId="1E319FD8" w14:textId="77777777" w:rsidTr="00DF2559">
        <w:trPr>
          <w:jc w:val="center"/>
        </w:trPr>
        <w:tc>
          <w:tcPr>
            <w:tcW w:w="846" w:type="dxa"/>
          </w:tcPr>
          <w:p w14:paraId="028F6651" w14:textId="77777777" w:rsidR="001364B3" w:rsidRDefault="001364B3" w:rsidP="00DF2559">
            <w:pPr>
              <w:jc w:val="center"/>
            </w:pPr>
            <w:r>
              <w:rPr>
                <w:rFonts w:hint="eastAsia"/>
              </w:rPr>
              <w:t>8</w:t>
            </w:r>
          </w:p>
        </w:tc>
        <w:tc>
          <w:tcPr>
            <w:tcW w:w="2410" w:type="dxa"/>
          </w:tcPr>
          <w:p w14:paraId="5254E713" w14:textId="77777777" w:rsidR="001364B3" w:rsidRDefault="00631B2D" w:rsidP="00DF2559">
            <w:r>
              <w:rPr>
                <w:rFonts w:hint="eastAsia"/>
              </w:rPr>
              <w:t>消防排烟兼平时</w:t>
            </w:r>
            <w:r w:rsidR="008C377C">
              <w:rPr>
                <w:rFonts w:hint="eastAsia"/>
              </w:rPr>
              <w:t>排</w:t>
            </w:r>
            <w:r>
              <w:rPr>
                <w:rFonts w:hint="eastAsia"/>
              </w:rPr>
              <w:t>风</w:t>
            </w:r>
          </w:p>
        </w:tc>
      </w:tr>
      <w:tr w:rsidR="001364B3" w14:paraId="36C5826C" w14:textId="77777777" w:rsidTr="00DF2559">
        <w:trPr>
          <w:jc w:val="center"/>
        </w:trPr>
        <w:tc>
          <w:tcPr>
            <w:tcW w:w="846" w:type="dxa"/>
          </w:tcPr>
          <w:p w14:paraId="70CDE713" w14:textId="77777777" w:rsidR="001364B3" w:rsidRDefault="001364B3" w:rsidP="00DF2559">
            <w:pPr>
              <w:jc w:val="center"/>
            </w:pPr>
            <w:r>
              <w:rPr>
                <w:rFonts w:hint="eastAsia"/>
              </w:rPr>
              <w:t>9</w:t>
            </w:r>
          </w:p>
        </w:tc>
        <w:tc>
          <w:tcPr>
            <w:tcW w:w="2410" w:type="dxa"/>
          </w:tcPr>
          <w:p w14:paraId="2626BA4A" w14:textId="77777777" w:rsidR="001364B3" w:rsidRDefault="00955B7C" w:rsidP="00DF2559">
            <w:r>
              <w:rPr>
                <w:rFonts w:hint="eastAsia"/>
              </w:rPr>
              <w:t>消防补风兼</w:t>
            </w:r>
            <w:r w:rsidR="00631B2D">
              <w:rPr>
                <w:rFonts w:hint="eastAsia"/>
              </w:rPr>
              <w:t>平时送风</w:t>
            </w:r>
          </w:p>
        </w:tc>
      </w:tr>
      <w:tr w:rsidR="001364B3" w14:paraId="13731068" w14:textId="77777777" w:rsidTr="00DF2559">
        <w:trPr>
          <w:jc w:val="center"/>
        </w:trPr>
        <w:tc>
          <w:tcPr>
            <w:tcW w:w="846" w:type="dxa"/>
          </w:tcPr>
          <w:p w14:paraId="52294565" w14:textId="77777777" w:rsidR="001364B3" w:rsidRDefault="001364B3" w:rsidP="00DF2559">
            <w:pPr>
              <w:jc w:val="center"/>
            </w:pPr>
            <w:r>
              <w:rPr>
                <w:rFonts w:hint="eastAsia"/>
              </w:rPr>
              <w:t>1</w:t>
            </w:r>
            <w:r>
              <w:t>0</w:t>
            </w:r>
          </w:p>
        </w:tc>
        <w:tc>
          <w:tcPr>
            <w:tcW w:w="2410" w:type="dxa"/>
          </w:tcPr>
          <w:p w14:paraId="14581D91" w14:textId="77777777" w:rsidR="001364B3" w:rsidRDefault="00963D78" w:rsidP="00DF2559">
            <w:r>
              <w:rPr>
                <w:rFonts w:hint="eastAsia"/>
              </w:rPr>
              <w:t>事故排风</w:t>
            </w:r>
          </w:p>
        </w:tc>
      </w:tr>
      <w:tr w:rsidR="001364B3" w14:paraId="691D1BB1" w14:textId="77777777" w:rsidTr="00DF2559">
        <w:trPr>
          <w:jc w:val="center"/>
        </w:trPr>
        <w:tc>
          <w:tcPr>
            <w:tcW w:w="846" w:type="dxa"/>
          </w:tcPr>
          <w:p w14:paraId="40491942" w14:textId="77777777" w:rsidR="001364B3" w:rsidRDefault="001364B3" w:rsidP="00DF2559">
            <w:pPr>
              <w:jc w:val="center"/>
            </w:pPr>
            <w:r>
              <w:rPr>
                <w:rFonts w:hint="eastAsia"/>
              </w:rPr>
              <w:t>1</w:t>
            </w:r>
            <w:r>
              <w:t>1</w:t>
            </w:r>
          </w:p>
        </w:tc>
        <w:tc>
          <w:tcPr>
            <w:tcW w:w="2410" w:type="dxa"/>
          </w:tcPr>
          <w:p w14:paraId="4F5ACAA6" w14:textId="77777777" w:rsidR="001364B3" w:rsidRDefault="00963D78" w:rsidP="00DF2559">
            <w:r>
              <w:rPr>
                <w:rFonts w:hint="eastAsia"/>
              </w:rPr>
              <w:t>事故补风</w:t>
            </w:r>
          </w:p>
        </w:tc>
      </w:tr>
      <w:tr w:rsidR="001364B3" w14:paraId="7C70CF1A" w14:textId="77777777" w:rsidTr="00DF2559">
        <w:trPr>
          <w:jc w:val="center"/>
        </w:trPr>
        <w:tc>
          <w:tcPr>
            <w:tcW w:w="846" w:type="dxa"/>
          </w:tcPr>
          <w:p w14:paraId="1CBC49E4" w14:textId="77777777" w:rsidR="001364B3" w:rsidRDefault="001364B3" w:rsidP="00DF2559">
            <w:pPr>
              <w:jc w:val="center"/>
            </w:pPr>
            <w:r>
              <w:rPr>
                <w:rFonts w:hint="eastAsia"/>
              </w:rPr>
              <w:t>1</w:t>
            </w:r>
            <w:r>
              <w:t>2</w:t>
            </w:r>
          </w:p>
        </w:tc>
        <w:tc>
          <w:tcPr>
            <w:tcW w:w="2410" w:type="dxa"/>
          </w:tcPr>
          <w:p w14:paraId="7E6B7B94" w14:textId="77777777" w:rsidR="001364B3" w:rsidRDefault="00963D78" w:rsidP="00DF2559">
            <w:r>
              <w:rPr>
                <w:rFonts w:hint="eastAsia"/>
              </w:rPr>
              <w:t>平时送风兼事故补风</w:t>
            </w:r>
          </w:p>
        </w:tc>
      </w:tr>
      <w:tr w:rsidR="001364B3" w14:paraId="2BD50A96" w14:textId="77777777" w:rsidTr="00DF2559">
        <w:trPr>
          <w:jc w:val="center"/>
        </w:trPr>
        <w:tc>
          <w:tcPr>
            <w:tcW w:w="846" w:type="dxa"/>
          </w:tcPr>
          <w:p w14:paraId="0EC61FD8" w14:textId="77777777" w:rsidR="001364B3" w:rsidRDefault="001364B3" w:rsidP="00DF2559">
            <w:pPr>
              <w:jc w:val="center"/>
            </w:pPr>
            <w:r>
              <w:rPr>
                <w:rFonts w:hint="eastAsia"/>
              </w:rPr>
              <w:t>1</w:t>
            </w:r>
            <w:r>
              <w:t>3</w:t>
            </w:r>
          </w:p>
        </w:tc>
        <w:tc>
          <w:tcPr>
            <w:tcW w:w="2410" w:type="dxa"/>
          </w:tcPr>
          <w:p w14:paraId="61C05DA2" w14:textId="77777777" w:rsidR="001364B3" w:rsidRDefault="00955B7C" w:rsidP="00DF2559">
            <w:r>
              <w:rPr>
                <w:rFonts w:hint="eastAsia"/>
              </w:rPr>
              <w:t>平时排风兼事故</w:t>
            </w:r>
            <w:r w:rsidR="00963D78">
              <w:rPr>
                <w:rFonts w:hint="eastAsia"/>
              </w:rPr>
              <w:t>排风</w:t>
            </w:r>
          </w:p>
        </w:tc>
      </w:tr>
    </w:tbl>
    <w:p w14:paraId="2703E433" w14:textId="77777777" w:rsidR="009358CA" w:rsidRDefault="00F12CF6" w:rsidP="00923831">
      <w:pPr>
        <w:pStyle w:val="a0"/>
        <w:numPr>
          <w:ilvl w:val="0"/>
          <w:numId w:val="26"/>
        </w:numPr>
        <w:ind w:firstLineChars="0"/>
      </w:pPr>
      <w:r>
        <w:rPr>
          <w:rFonts w:hint="eastAsia"/>
        </w:rPr>
        <w:t>总风量</w:t>
      </w:r>
    </w:p>
    <w:p w14:paraId="5B564BD9" w14:textId="77777777" w:rsidR="002373E8" w:rsidRDefault="002373E8" w:rsidP="002373E8">
      <w:pPr>
        <w:pStyle w:val="a0"/>
        <w:ind w:left="360" w:firstLineChars="0" w:firstLine="0"/>
      </w:pPr>
      <w:r>
        <w:rPr>
          <w:noProof/>
        </w:rPr>
        <w:drawing>
          <wp:inline distT="0" distB="0" distL="0" distR="0" wp14:anchorId="07A04F26" wp14:editId="2C091CB4">
            <wp:extent cx="2152381" cy="342857"/>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2381" cy="342857"/>
                    </a:xfrm>
                    <a:prstGeom prst="rect">
                      <a:avLst/>
                    </a:prstGeom>
                  </pic:spPr>
                </pic:pic>
              </a:graphicData>
            </a:graphic>
          </wp:inline>
        </w:drawing>
      </w:r>
      <w:r>
        <w:rPr>
          <w:rFonts w:hint="eastAsia"/>
        </w:rPr>
        <w:t>/</w:t>
      </w:r>
      <w:r>
        <w:rPr>
          <w:noProof/>
        </w:rPr>
        <w:drawing>
          <wp:inline distT="0" distB="0" distL="0" distR="0" wp14:anchorId="749EEC32" wp14:editId="0FD82CF5">
            <wp:extent cx="1914286" cy="3523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4286" cy="352381"/>
                    </a:xfrm>
                    <a:prstGeom prst="rect">
                      <a:avLst/>
                    </a:prstGeom>
                  </pic:spPr>
                </pic:pic>
              </a:graphicData>
            </a:graphic>
          </wp:inline>
        </w:drawing>
      </w:r>
    </w:p>
    <w:p w14:paraId="18A89D13" w14:textId="77777777" w:rsidR="00F12CF6" w:rsidRDefault="00FC0C7F" w:rsidP="00FC0C7F">
      <w:pPr>
        <w:ind w:firstLine="360"/>
      </w:pPr>
      <w:r>
        <w:rPr>
          <w:rFonts w:hint="eastAsia"/>
        </w:rPr>
        <w:t>根据选择的场景判断能输入</w:t>
      </w:r>
      <w:r w:rsidR="002373E8">
        <w:rPr>
          <w:rFonts w:hint="eastAsia"/>
        </w:rPr>
        <w:t>第二格</w:t>
      </w:r>
    </w:p>
    <w:tbl>
      <w:tblPr>
        <w:tblStyle w:val="a4"/>
        <w:tblW w:w="0" w:type="auto"/>
        <w:jc w:val="center"/>
        <w:tblLook w:val="04A0" w:firstRow="1" w:lastRow="0" w:firstColumn="1" w:lastColumn="0" w:noHBand="0" w:noVBand="1"/>
      </w:tblPr>
      <w:tblGrid>
        <w:gridCol w:w="846"/>
        <w:gridCol w:w="2410"/>
        <w:gridCol w:w="2410"/>
      </w:tblGrid>
      <w:tr w:rsidR="002373E8" w14:paraId="0FE6812C" w14:textId="77777777" w:rsidTr="00DF2559">
        <w:trPr>
          <w:jc w:val="center"/>
        </w:trPr>
        <w:tc>
          <w:tcPr>
            <w:tcW w:w="846" w:type="dxa"/>
          </w:tcPr>
          <w:p w14:paraId="179EA232" w14:textId="77777777" w:rsidR="002373E8" w:rsidRDefault="002373E8" w:rsidP="00DF2559">
            <w:pPr>
              <w:jc w:val="center"/>
            </w:pPr>
            <w:r>
              <w:rPr>
                <w:rFonts w:hint="eastAsia"/>
              </w:rPr>
              <w:t>编号</w:t>
            </w:r>
          </w:p>
        </w:tc>
        <w:tc>
          <w:tcPr>
            <w:tcW w:w="2410" w:type="dxa"/>
          </w:tcPr>
          <w:p w14:paraId="3BC105CC" w14:textId="77777777" w:rsidR="002373E8" w:rsidRDefault="002373E8" w:rsidP="00DF2559">
            <w:pPr>
              <w:jc w:val="center"/>
            </w:pPr>
            <w:r>
              <w:rPr>
                <w:rFonts w:hint="eastAsia"/>
              </w:rPr>
              <w:t>场景</w:t>
            </w:r>
          </w:p>
        </w:tc>
        <w:tc>
          <w:tcPr>
            <w:tcW w:w="2410" w:type="dxa"/>
          </w:tcPr>
          <w:p w14:paraId="77082E56" w14:textId="77777777" w:rsidR="002373E8" w:rsidRDefault="002373E8" w:rsidP="002373E8">
            <w:pPr>
              <w:jc w:val="center"/>
            </w:pPr>
            <w:r>
              <w:rPr>
                <w:rFonts w:hint="eastAsia"/>
              </w:rPr>
              <w:t>能否输入第二格</w:t>
            </w:r>
          </w:p>
        </w:tc>
      </w:tr>
      <w:tr w:rsidR="002373E8" w14:paraId="1A502F6B" w14:textId="77777777" w:rsidTr="00DF2559">
        <w:trPr>
          <w:jc w:val="center"/>
        </w:trPr>
        <w:tc>
          <w:tcPr>
            <w:tcW w:w="846" w:type="dxa"/>
          </w:tcPr>
          <w:p w14:paraId="18F62611" w14:textId="77777777" w:rsidR="002373E8" w:rsidRDefault="002373E8" w:rsidP="00DF2559">
            <w:pPr>
              <w:jc w:val="center"/>
            </w:pPr>
            <w:r>
              <w:rPr>
                <w:rFonts w:hint="eastAsia"/>
              </w:rPr>
              <w:t>1</w:t>
            </w:r>
          </w:p>
        </w:tc>
        <w:tc>
          <w:tcPr>
            <w:tcW w:w="2410" w:type="dxa"/>
          </w:tcPr>
          <w:p w14:paraId="361F0CAE" w14:textId="77777777" w:rsidR="002373E8" w:rsidRDefault="002373E8" w:rsidP="00DF2559">
            <w:r>
              <w:rPr>
                <w:rFonts w:hint="eastAsia"/>
              </w:rPr>
              <w:t>消防排烟</w:t>
            </w:r>
          </w:p>
        </w:tc>
        <w:tc>
          <w:tcPr>
            <w:tcW w:w="2410" w:type="dxa"/>
          </w:tcPr>
          <w:p w14:paraId="60363305" w14:textId="77777777" w:rsidR="002373E8" w:rsidRDefault="002373E8" w:rsidP="002373E8">
            <w:pPr>
              <w:jc w:val="center"/>
            </w:pPr>
            <w:r>
              <w:t>False</w:t>
            </w:r>
          </w:p>
        </w:tc>
      </w:tr>
      <w:tr w:rsidR="002373E8" w14:paraId="1BA84B8C" w14:textId="77777777" w:rsidTr="00DF2559">
        <w:trPr>
          <w:jc w:val="center"/>
        </w:trPr>
        <w:tc>
          <w:tcPr>
            <w:tcW w:w="846" w:type="dxa"/>
          </w:tcPr>
          <w:p w14:paraId="1137E53B" w14:textId="77777777" w:rsidR="002373E8" w:rsidRDefault="002373E8" w:rsidP="00DF2559">
            <w:pPr>
              <w:jc w:val="center"/>
            </w:pPr>
            <w:r>
              <w:rPr>
                <w:rFonts w:hint="eastAsia"/>
              </w:rPr>
              <w:t>2</w:t>
            </w:r>
          </w:p>
        </w:tc>
        <w:tc>
          <w:tcPr>
            <w:tcW w:w="2410" w:type="dxa"/>
          </w:tcPr>
          <w:p w14:paraId="2861B53E" w14:textId="77777777" w:rsidR="002373E8" w:rsidRDefault="002373E8" w:rsidP="00DF2559">
            <w:r>
              <w:rPr>
                <w:rFonts w:hint="eastAsia"/>
              </w:rPr>
              <w:t>消防补风</w:t>
            </w:r>
          </w:p>
        </w:tc>
        <w:tc>
          <w:tcPr>
            <w:tcW w:w="2410" w:type="dxa"/>
          </w:tcPr>
          <w:p w14:paraId="4772D6D4" w14:textId="77777777" w:rsidR="002373E8" w:rsidRDefault="002373E8" w:rsidP="002373E8">
            <w:pPr>
              <w:jc w:val="center"/>
            </w:pPr>
            <w:r>
              <w:t>False</w:t>
            </w:r>
          </w:p>
        </w:tc>
      </w:tr>
      <w:tr w:rsidR="002373E8" w14:paraId="07E1E442" w14:textId="77777777" w:rsidTr="00DF2559">
        <w:trPr>
          <w:jc w:val="center"/>
        </w:trPr>
        <w:tc>
          <w:tcPr>
            <w:tcW w:w="846" w:type="dxa"/>
          </w:tcPr>
          <w:p w14:paraId="22670D1B" w14:textId="77777777" w:rsidR="002373E8" w:rsidRDefault="002373E8" w:rsidP="00DF2559">
            <w:pPr>
              <w:jc w:val="center"/>
            </w:pPr>
            <w:r>
              <w:rPr>
                <w:rFonts w:hint="eastAsia"/>
              </w:rPr>
              <w:t>3</w:t>
            </w:r>
          </w:p>
        </w:tc>
        <w:tc>
          <w:tcPr>
            <w:tcW w:w="2410" w:type="dxa"/>
          </w:tcPr>
          <w:p w14:paraId="666E9714" w14:textId="77777777" w:rsidR="002373E8" w:rsidRDefault="002373E8" w:rsidP="00DF2559">
            <w:r>
              <w:rPr>
                <w:rFonts w:hint="eastAsia"/>
              </w:rPr>
              <w:t>消防加压送风</w:t>
            </w:r>
          </w:p>
        </w:tc>
        <w:tc>
          <w:tcPr>
            <w:tcW w:w="2410" w:type="dxa"/>
          </w:tcPr>
          <w:p w14:paraId="3BA6C50A" w14:textId="77777777" w:rsidR="002373E8" w:rsidRDefault="002373E8" w:rsidP="002373E8">
            <w:pPr>
              <w:jc w:val="center"/>
            </w:pPr>
            <w:r>
              <w:t>False</w:t>
            </w:r>
          </w:p>
        </w:tc>
      </w:tr>
      <w:tr w:rsidR="002373E8" w14:paraId="329B5699" w14:textId="77777777" w:rsidTr="00DF2559">
        <w:trPr>
          <w:jc w:val="center"/>
        </w:trPr>
        <w:tc>
          <w:tcPr>
            <w:tcW w:w="846" w:type="dxa"/>
          </w:tcPr>
          <w:p w14:paraId="7FFE605C" w14:textId="77777777" w:rsidR="002373E8" w:rsidRDefault="002373E8" w:rsidP="00DF2559">
            <w:pPr>
              <w:jc w:val="center"/>
            </w:pPr>
            <w:r>
              <w:rPr>
                <w:rFonts w:hint="eastAsia"/>
              </w:rPr>
              <w:t>4</w:t>
            </w:r>
          </w:p>
        </w:tc>
        <w:tc>
          <w:tcPr>
            <w:tcW w:w="2410" w:type="dxa"/>
          </w:tcPr>
          <w:p w14:paraId="5CC3A5F4" w14:textId="77777777" w:rsidR="002373E8" w:rsidRDefault="002373E8" w:rsidP="00DF2559">
            <w:r>
              <w:rPr>
                <w:rFonts w:hint="eastAsia"/>
              </w:rPr>
              <w:t>厨房排油烟</w:t>
            </w:r>
          </w:p>
        </w:tc>
        <w:tc>
          <w:tcPr>
            <w:tcW w:w="2410" w:type="dxa"/>
          </w:tcPr>
          <w:p w14:paraId="58C25748" w14:textId="77777777" w:rsidR="002373E8" w:rsidRDefault="002373E8" w:rsidP="002373E8">
            <w:pPr>
              <w:jc w:val="center"/>
            </w:pPr>
            <w:r>
              <w:t>False</w:t>
            </w:r>
          </w:p>
        </w:tc>
      </w:tr>
      <w:tr w:rsidR="002373E8" w14:paraId="56B4571D" w14:textId="77777777" w:rsidTr="00DF2559">
        <w:trPr>
          <w:jc w:val="center"/>
        </w:trPr>
        <w:tc>
          <w:tcPr>
            <w:tcW w:w="846" w:type="dxa"/>
          </w:tcPr>
          <w:p w14:paraId="0C560593" w14:textId="77777777" w:rsidR="002373E8" w:rsidRDefault="002373E8" w:rsidP="00DF2559">
            <w:pPr>
              <w:jc w:val="center"/>
            </w:pPr>
            <w:r>
              <w:rPr>
                <w:rFonts w:hint="eastAsia"/>
              </w:rPr>
              <w:t>5</w:t>
            </w:r>
          </w:p>
        </w:tc>
        <w:tc>
          <w:tcPr>
            <w:tcW w:w="2410" w:type="dxa"/>
          </w:tcPr>
          <w:p w14:paraId="5B2091A5" w14:textId="77777777" w:rsidR="002373E8" w:rsidRDefault="002373E8" w:rsidP="00DF2559">
            <w:r>
              <w:rPr>
                <w:rFonts w:hint="eastAsia"/>
              </w:rPr>
              <w:t>厨房排油烟补风</w:t>
            </w:r>
          </w:p>
        </w:tc>
        <w:tc>
          <w:tcPr>
            <w:tcW w:w="2410" w:type="dxa"/>
          </w:tcPr>
          <w:p w14:paraId="0B805E75" w14:textId="77777777" w:rsidR="002373E8" w:rsidRDefault="002373E8" w:rsidP="002373E8">
            <w:pPr>
              <w:jc w:val="center"/>
            </w:pPr>
            <w:r>
              <w:t>False</w:t>
            </w:r>
          </w:p>
        </w:tc>
      </w:tr>
      <w:tr w:rsidR="002373E8" w14:paraId="00CA4D1E" w14:textId="77777777" w:rsidTr="00DF2559">
        <w:trPr>
          <w:jc w:val="center"/>
        </w:trPr>
        <w:tc>
          <w:tcPr>
            <w:tcW w:w="846" w:type="dxa"/>
          </w:tcPr>
          <w:p w14:paraId="5F7EDE9B" w14:textId="77777777" w:rsidR="002373E8" w:rsidRDefault="002373E8" w:rsidP="00DF2559">
            <w:pPr>
              <w:jc w:val="center"/>
            </w:pPr>
            <w:r>
              <w:rPr>
                <w:rFonts w:hint="eastAsia"/>
              </w:rPr>
              <w:t>6</w:t>
            </w:r>
          </w:p>
        </w:tc>
        <w:tc>
          <w:tcPr>
            <w:tcW w:w="2410" w:type="dxa"/>
          </w:tcPr>
          <w:p w14:paraId="212ECFCE" w14:textId="77777777" w:rsidR="002373E8" w:rsidRDefault="002373E8" w:rsidP="00DF2559">
            <w:r>
              <w:rPr>
                <w:rFonts w:hint="eastAsia"/>
              </w:rPr>
              <w:t>平时送风</w:t>
            </w:r>
          </w:p>
        </w:tc>
        <w:tc>
          <w:tcPr>
            <w:tcW w:w="2410" w:type="dxa"/>
          </w:tcPr>
          <w:p w14:paraId="1BE6D01B" w14:textId="77777777" w:rsidR="002373E8" w:rsidRDefault="002373E8" w:rsidP="002373E8">
            <w:pPr>
              <w:jc w:val="center"/>
            </w:pPr>
            <w:r>
              <w:t>True</w:t>
            </w:r>
          </w:p>
        </w:tc>
      </w:tr>
      <w:tr w:rsidR="002373E8" w14:paraId="5287AEAD" w14:textId="77777777" w:rsidTr="00DF2559">
        <w:trPr>
          <w:jc w:val="center"/>
        </w:trPr>
        <w:tc>
          <w:tcPr>
            <w:tcW w:w="846" w:type="dxa"/>
          </w:tcPr>
          <w:p w14:paraId="6BFD18F1" w14:textId="77777777" w:rsidR="002373E8" w:rsidRDefault="002373E8" w:rsidP="00DF2559">
            <w:pPr>
              <w:jc w:val="center"/>
            </w:pPr>
            <w:r>
              <w:rPr>
                <w:rFonts w:hint="eastAsia"/>
              </w:rPr>
              <w:t>7</w:t>
            </w:r>
          </w:p>
        </w:tc>
        <w:tc>
          <w:tcPr>
            <w:tcW w:w="2410" w:type="dxa"/>
          </w:tcPr>
          <w:p w14:paraId="67B2B35C" w14:textId="77777777" w:rsidR="002373E8" w:rsidRDefault="002373E8" w:rsidP="00DF2559">
            <w:r>
              <w:rPr>
                <w:rFonts w:hint="eastAsia"/>
              </w:rPr>
              <w:t>平时排风</w:t>
            </w:r>
          </w:p>
        </w:tc>
        <w:tc>
          <w:tcPr>
            <w:tcW w:w="2410" w:type="dxa"/>
          </w:tcPr>
          <w:p w14:paraId="4D97C5AF" w14:textId="77777777" w:rsidR="002373E8" w:rsidRDefault="002373E8" w:rsidP="002373E8">
            <w:pPr>
              <w:jc w:val="center"/>
            </w:pPr>
            <w:r>
              <w:t>True</w:t>
            </w:r>
          </w:p>
        </w:tc>
      </w:tr>
      <w:tr w:rsidR="002373E8" w14:paraId="528B70CA" w14:textId="77777777" w:rsidTr="00DF2559">
        <w:trPr>
          <w:jc w:val="center"/>
        </w:trPr>
        <w:tc>
          <w:tcPr>
            <w:tcW w:w="846" w:type="dxa"/>
          </w:tcPr>
          <w:p w14:paraId="3A451676" w14:textId="77777777" w:rsidR="002373E8" w:rsidRDefault="002373E8" w:rsidP="00DF2559">
            <w:pPr>
              <w:jc w:val="center"/>
            </w:pPr>
            <w:r>
              <w:rPr>
                <w:rFonts w:hint="eastAsia"/>
              </w:rPr>
              <w:t>8</w:t>
            </w:r>
          </w:p>
        </w:tc>
        <w:tc>
          <w:tcPr>
            <w:tcW w:w="2410" w:type="dxa"/>
          </w:tcPr>
          <w:p w14:paraId="077B9120" w14:textId="77777777" w:rsidR="002373E8" w:rsidRDefault="002373E8" w:rsidP="00DF2559">
            <w:r>
              <w:rPr>
                <w:rFonts w:hint="eastAsia"/>
              </w:rPr>
              <w:t>消防排烟兼平时</w:t>
            </w:r>
            <w:r w:rsidR="004F2E9B">
              <w:rPr>
                <w:rFonts w:hint="eastAsia"/>
              </w:rPr>
              <w:t>排</w:t>
            </w:r>
            <w:r>
              <w:rPr>
                <w:rFonts w:hint="eastAsia"/>
              </w:rPr>
              <w:t>风</w:t>
            </w:r>
          </w:p>
        </w:tc>
        <w:tc>
          <w:tcPr>
            <w:tcW w:w="2410" w:type="dxa"/>
          </w:tcPr>
          <w:p w14:paraId="2A7B2D73" w14:textId="77777777" w:rsidR="002373E8" w:rsidRDefault="002373E8" w:rsidP="002373E8">
            <w:pPr>
              <w:jc w:val="center"/>
            </w:pPr>
            <w:r>
              <w:t>True</w:t>
            </w:r>
          </w:p>
        </w:tc>
      </w:tr>
      <w:tr w:rsidR="002373E8" w14:paraId="50A39564" w14:textId="77777777" w:rsidTr="00DF2559">
        <w:trPr>
          <w:jc w:val="center"/>
        </w:trPr>
        <w:tc>
          <w:tcPr>
            <w:tcW w:w="846" w:type="dxa"/>
          </w:tcPr>
          <w:p w14:paraId="4A72D152" w14:textId="77777777" w:rsidR="002373E8" w:rsidRDefault="002373E8" w:rsidP="00DF2559">
            <w:pPr>
              <w:jc w:val="center"/>
            </w:pPr>
            <w:r>
              <w:rPr>
                <w:rFonts w:hint="eastAsia"/>
              </w:rPr>
              <w:t>9</w:t>
            </w:r>
          </w:p>
        </w:tc>
        <w:tc>
          <w:tcPr>
            <w:tcW w:w="2410" w:type="dxa"/>
          </w:tcPr>
          <w:p w14:paraId="31D50BC2" w14:textId="77777777" w:rsidR="002373E8" w:rsidRDefault="00955B7C" w:rsidP="00DF2559">
            <w:r>
              <w:rPr>
                <w:rFonts w:hint="eastAsia"/>
              </w:rPr>
              <w:t>消防补风兼</w:t>
            </w:r>
            <w:r w:rsidR="002373E8">
              <w:rPr>
                <w:rFonts w:hint="eastAsia"/>
              </w:rPr>
              <w:t>平时送风</w:t>
            </w:r>
          </w:p>
        </w:tc>
        <w:tc>
          <w:tcPr>
            <w:tcW w:w="2410" w:type="dxa"/>
          </w:tcPr>
          <w:p w14:paraId="5530EA91" w14:textId="77777777" w:rsidR="002373E8" w:rsidRDefault="002373E8" w:rsidP="002373E8">
            <w:pPr>
              <w:jc w:val="center"/>
            </w:pPr>
            <w:r>
              <w:t>True</w:t>
            </w:r>
          </w:p>
        </w:tc>
      </w:tr>
      <w:tr w:rsidR="002373E8" w14:paraId="5684ADED" w14:textId="77777777" w:rsidTr="00DF2559">
        <w:trPr>
          <w:jc w:val="center"/>
        </w:trPr>
        <w:tc>
          <w:tcPr>
            <w:tcW w:w="846" w:type="dxa"/>
          </w:tcPr>
          <w:p w14:paraId="2EA6F991" w14:textId="77777777" w:rsidR="002373E8" w:rsidRDefault="002373E8" w:rsidP="00DF2559">
            <w:pPr>
              <w:jc w:val="center"/>
            </w:pPr>
            <w:r>
              <w:rPr>
                <w:rFonts w:hint="eastAsia"/>
              </w:rPr>
              <w:t>1</w:t>
            </w:r>
            <w:r>
              <w:t>0</w:t>
            </w:r>
          </w:p>
        </w:tc>
        <w:tc>
          <w:tcPr>
            <w:tcW w:w="2410" w:type="dxa"/>
          </w:tcPr>
          <w:p w14:paraId="56C0FA27" w14:textId="77777777" w:rsidR="002373E8" w:rsidRDefault="002373E8" w:rsidP="00DF2559">
            <w:r>
              <w:rPr>
                <w:rFonts w:hint="eastAsia"/>
              </w:rPr>
              <w:t>事故排风</w:t>
            </w:r>
          </w:p>
        </w:tc>
        <w:tc>
          <w:tcPr>
            <w:tcW w:w="2410" w:type="dxa"/>
          </w:tcPr>
          <w:p w14:paraId="44499923" w14:textId="77777777" w:rsidR="002373E8" w:rsidRDefault="002373E8" w:rsidP="002373E8">
            <w:pPr>
              <w:jc w:val="center"/>
            </w:pPr>
            <w:r>
              <w:t>False</w:t>
            </w:r>
          </w:p>
        </w:tc>
      </w:tr>
      <w:tr w:rsidR="002373E8" w14:paraId="0E5E567A" w14:textId="77777777" w:rsidTr="00DF2559">
        <w:trPr>
          <w:jc w:val="center"/>
        </w:trPr>
        <w:tc>
          <w:tcPr>
            <w:tcW w:w="846" w:type="dxa"/>
          </w:tcPr>
          <w:p w14:paraId="3B11519D" w14:textId="77777777" w:rsidR="002373E8" w:rsidRDefault="002373E8" w:rsidP="00DF2559">
            <w:pPr>
              <w:jc w:val="center"/>
            </w:pPr>
            <w:r>
              <w:rPr>
                <w:rFonts w:hint="eastAsia"/>
              </w:rPr>
              <w:t>1</w:t>
            </w:r>
            <w:r>
              <w:t>1</w:t>
            </w:r>
          </w:p>
        </w:tc>
        <w:tc>
          <w:tcPr>
            <w:tcW w:w="2410" w:type="dxa"/>
          </w:tcPr>
          <w:p w14:paraId="2274B8D2" w14:textId="77777777" w:rsidR="002373E8" w:rsidRDefault="002373E8" w:rsidP="00DF2559">
            <w:r>
              <w:rPr>
                <w:rFonts w:hint="eastAsia"/>
              </w:rPr>
              <w:t>事故补风</w:t>
            </w:r>
          </w:p>
        </w:tc>
        <w:tc>
          <w:tcPr>
            <w:tcW w:w="2410" w:type="dxa"/>
          </w:tcPr>
          <w:p w14:paraId="72E32062" w14:textId="77777777" w:rsidR="002373E8" w:rsidRDefault="002373E8" w:rsidP="002373E8">
            <w:pPr>
              <w:jc w:val="center"/>
            </w:pPr>
            <w:r>
              <w:t>False</w:t>
            </w:r>
          </w:p>
        </w:tc>
      </w:tr>
      <w:tr w:rsidR="002373E8" w14:paraId="4C1A37B8" w14:textId="77777777" w:rsidTr="00DF2559">
        <w:trPr>
          <w:jc w:val="center"/>
        </w:trPr>
        <w:tc>
          <w:tcPr>
            <w:tcW w:w="846" w:type="dxa"/>
          </w:tcPr>
          <w:p w14:paraId="542837FF" w14:textId="77777777" w:rsidR="002373E8" w:rsidRDefault="002373E8" w:rsidP="00DF2559">
            <w:pPr>
              <w:jc w:val="center"/>
            </w:pPr>
            <w:r>
              <w:rPr>
                <w:rFonts w:hint="eastAsia"/>
              </w:rPr>
              <w:t>1</w:t>
            </w:r>
            <w:r>
              <w:t>2</w:t>
            </w:r>
          </w:p>
        </w:tc>
        <w:tc>
          <w:tcPr>
            <w:tcW w:w="2410" w:type="dxa"/>
          </w:tcPr>
          <w:p w14:paraId="25F91BE3" w14:textId="77777777" w:rsidR="002373E8" w:rsidRDefault="002373E8" w:rsidP="00DF2559">
            <w:r>
              <w:rPr>
                <w:rFonts w:hint="eastAsia"/>
              </w:rPr>
              <w:t>平时送风兼事故补风</w:t>
            </w:r>
          </w:p>
        </w:tc>
        <w:tc>
          <w:tcPr>
            <w:tcW w:w="2410" w:type="dxa"/>
          </w:tcPr>
          <w:p w14:paraId="60AF9CAB" w14:textId="77777777" w:rsidR="002373E8" w:rsidRDefault="002373E8" w:rsidP="002373E8">
            <w:pPr>
              <w:jc w:val="center"/>
            </w:pPr>
            <w:r>
              <w:t>True</w:t>
            </w:r>
          </w:p>
        </w:tc>
      </w:tr>
      <w:tr w:rsidR="002373E8" w14:paraId="339AA8FD" w14:textId="77777777" w:rsidTr="00DF2559">
        <w:trPr>
          <w:jc w:val="center"/>
        </w:trPr>
        <w:tc>
          <w:tcPr>
            <w:tcW w:w="846" w:type="dxa"/>
          </w:tcPr>
          <w:p w14:paraId="24D86164" w14:textId="77777777" w:rsidR="002373E8" w:rsidRDefault="002373E8" w:rsidP="00DF2559">
            <w:pPr>
              <w:jc w:val="center"/>
            </w:pPr>
            <w:r>
              <w:rPr>
                <w:rFonts w:hint="eastAsia"/>
              </w:rPr>
              <w:t>1</w:t>
            </w:r>
            <w:r>
              <w:t>3</w:t>
            </w:r>
          </w:p>
        </w:tc>
        <w:tc>
          <w:tcPr>
            <w:tcW w:w="2410" w:type="dxa"/>
          </w:tcPr>
          <w:p w14:paraId="1C1D011D" w14:textId="77777777" w:rsidR="002373E8" w:rsidRDefault="002373E8" w:rsidP="00955B7C">
            <w:r>
              <w:rPr>
                <w:rFonts w:hint="eastAsia"/>
              </w:rPr>
              <w:t>平时排风兼</w:t>
            </w:r>
            <w:r w:rsidR="00955B7C">
              <w:rPr>
                <w:rFonts w:hint="eastAsia"/>
              </w:rPr>
              <w:t>事故</w:t>
            </w:r>
            <w:r>
              <w:rPr>
                <w:rFonts w:hint="eastAsia"/>
              </w:rPr>
              <w:t>排风</w:t>
            </w:r>
          </w:p>
        </w:tc>
        <w:tc>
          <w:tcPr>
            <w:tcW w:w="2410" w:type="dxa"/>
          </w:tcPr>
          <w:p w14:paraId="1FC06976" w14:textId="77777777" w:rsidR="002373E8" w:rsidRDefault="002373E8" w:rsidP="002373E8">
            <w:pPr>
              <w:jc w:val="center"/>
            </w:pPr>
            <w:r>
              <w:t>True</w:t>
            </w:r>
          </w:p>
        </w:tc>
      </w:tr>
    </w:tbl>
    <w:p w14:paraId="4F51B293" w14:textId="77777777" w:rsidR="00F12CF6" w:rsidRDefault="009000A0" w:rsidP="009000A0">
      <w:pPr>
        <w:pStyle w:val="a0"/>
        <w:numPr>
          <w:ilvl w:val="0"/>
          <w:numId w:val="26"/>
        </w:numPr>
        <w:ind w:firstLineChars="0"/>
      </w:pPr>
      <w:r>
        <w:rPr>
          <w:rFonts w:hint="eastAsia"/>
        </w:rPr>
        <w:t>初始风速</w:t>
      </w:r>
    </w:p>
    <w:p w14:paraId="0C3C81E1" w14:textId="77777777" w:rsidR="001D79CF" w:rsidRDefault="001D79CF" w:rsidP="007A73FF">
      <w:pPr>
        <w:ind w:firstLine="360"/>
      </w:pPr>
      <w:r>
        <w:rPr>
          <w:rFonts w:hint="eastAsia"/>
        </w:rPr>
        <w:t>根据场景有</w:t>
      </w:r>
      <w:r w:rsidR="007A73FF">
        <w:rPr>
          <w:rFonts w:hint="eastAsia"/>
        </w:rPr>
        <w:t>初始值、最小值和最大值。若当前值不在最小值最大值的范围内，则</w:t>
      </w:r>
      <w:r w:rsidR="00D42C64">
        <w:rPr>
          <w:rFonts w:hint="eastAsia"/>
        </w:rPr>
        <w:t>自动变为最大值或最小值。</w:t>
      </w:r>
      <w:r w:rsidR="001D106B">
        <w:rPr>
          <w:rFonts w:hint="eastAsia"/>
        </w:rPr>
        <w:t>切换应用场景后若当前值不在场景规定的范围内，则也要自动变化。</w:t>
      </w:r>
    </w:p>
    <w:tbl>
      <w:tblPr>
        <w:tblStyle w:val="a4"/>
        <w:tblW w:w="0" w:type="auto"/>
        <w:jc w:val="center"/>
        <w:tblLook w:val="04A0" w:firstRow="1" w:lastRow="0" w:firstColumn="1" w:lastColumn="0" w:noHBand="0" w:noVBand="1"/>
      </w:tblPr>
      <w:tblGrid>
        <w:gridCol w:w="747"/>
        <w:gridCol w:w="2792"/>
        <w:gridCol w:w="1701"/>
        <w:gridCol w:w="1559"/>
        <w:gridCol w:w="1497"/>
      </w:tblGrid>
      <w:tr w:rsidR="001D79CF" w14:paraId="34F8EDBC" w14:textId="77777777" w:rsidTr="00955B7C">
        <w:trPr>
          <w:jc w:val="center"/>
        </w:trPr>
        <w:tc>
          <w:tcPr>
            <w:tcW w:w="747" w:type="dxa"/>
          </w:tcPr>
          <w:p w14:paraId="084F4B5D" w14:textId="77777777" w:rsidR="001D79CF" w:rsidRDefault="001D79CF" w:rsidP="00A024DB">
            <w:pPr>
              <w:jc w:val="center"/>
            </w:pPr>
            <w:r>
              <w:rPr>
                <w:rFonts w:hint="eastAsia"/>
              </w:rPr>
              <w:t>编号</w:t>
            </w:r>
          </w:p>
        </w:tc>
        <w:tc>
          <w:tcPr>
            <w:tcW w:w="2792" w:type="dxa"/>
          </w:tcPr>
          <w:p w14:paraId="650AF238" w14:textId="77777777" w:rsidR="001D79CF" w:rsidRDefault="001D79CF" w:rsidP="00A024DB">
            <w:pPr>
              <w:jc w:val="center"/>
            </w:pPr>
            <w:r>
              <w:rPr>
                <w:rFonts w:hint="eastAsia"/>
              </w:rPr>
              <w:t>场景</w:t>
            </w:r>
          </w:p>
        </w:tc>
        <w:tc>
          <w:tcPr>
            <w:tcW w:w="1701" w:type="dxa"/>
          </w:tcPr>
          <w:p w14:paraId="6FFB3A76" w14:textId="77777777" w:rsidR="001D79CF" w:rsidRDefault="001D79CF" w:rsidP="00A024DB">
            <w:pPr>
              <w:jc w:val="center"/>
            </w:pPr>
            <w:r>
              <w:rPr>
                <w:rFonts w:hint="eastAsia"/>
              </w:rPr>
              <w:t>初始值</w:t>
            </w:r>
          </w:p>
        </w:tc>
        <w:tc>
          <w:tcPr>
            <w:tcW w:w="1559" w:type="dxa"/>
          </w:tcPr>
          <w:p w14:paraId="13FEC532" w14:textId="77777777" w:rsidR="001D79CF" w:rsidRDefault="001D79CF" w:rsidP="00A024DB">
            <w:pPr>
              <w:jc w:val="center"/>
            </w:pPr>
            <w:r>
              <w:rPr>
                <w:rFonts w:hint="eastAsia"/>
              </w:rPr>
              <w:t>最小值</w:t>
            </w:r>
          </w:p>
        </w:tc>
        <w:tc>
          <w:tcPr>
            <w:tcW w:w="1497" w:type="dxa"/>
          </w:tcPr>
          <w:p w14:paraId="2FDFBA40" w14:textId="77777777" w:rsidR="001D79CF" w:rsidRDefault="001D79CF" w:rsidP="00A024DB">
            <w:pPr>
              <w:jc w:val="center"/>
            </w:pPr>
            <w:r>
              <w:rPr>
                <w:rFonts w:hint="eastAsia"/>
              </w:rPr>
              <w:t>最大值</w:t>
            </w:r>
          </w:p>
        </w:tc>
      </w:tr>
      <w:tr w:rsidR="001D79CF" w14:paraId="13801979" w14:textId="77777777" w:rsidTr="00955B7C">
        <w:trPr>
          <w:jc w:val="center"/>
        </w:trPr>
        <w:tc>
          <w:tcPr>
            <w:tcW w:w="747" w:type="dxa"/>
          </w:tcPr>
          <w:p w14:paraId="4CC51FE2" w14:textId="77777777" w:rsidR="001D79CF" w:rsidRDefault="001D79CF" w:rsidP="00A024DB">
            <w:pPr>
              <w:jc w:val="center"/>
            </w:pPr>
            <w:r>
              <w:rPr>
                <w:rFonts w:hint="eastAsia"/>
              </w:rPr>
              <w:t>1</w:t>
            </w:r>
          </w:p>
        </w:tc>
        <w:tc>
          <w:tcPr>
            <w:tcW w:w="2792" w:type="dxa"/>
          </w:tcPr>
          <w:p w14:paraId="41651218" w14:textId="77777777" w:rsidR="001D79CF" w:rsidRDefault="001D79CF" w:rsidP="00A024DB">
            <w:r>
              <w:rPr>
                <w:rFonts w:hint="eastAsia"/>
              </w:rPr>
              <w:t>消防排烟</w:t>
            </w:r>
          </w:p>
        </w:tc>
        <w:tc>
          <w:tcPr>
            <w:tcW w:w="1701" w:type="dxa"/>
          </w:tcPr>
          <w:p w14:paraId="5D73F942" w14:textId="77777777" w:rsidR="001D79CF" w:rsidRDefault="00955B7C" w:rsidP="00A024DB">
            <w:pPr>
              <w:jc w:val="center"/>
            </w:pPr>
            <w:r>
              <w:rPr>
                <w:rFonts w:hint="eastAsia"/>
              </w:rPr>
              <w:t>1</w:t>
            </w:r>
            <w:r>
              <w:t>5</w:t>
            </w:r>
          </w:p>
        </w:tc>
        <w:tc>
          <w:tcPr>
            <w:tcW w:w="1559" w:type="dxa"/>
          </w:tcPr>
          <w:p w14:paraId="452E5150" w14:textId="77777777" w:rsidR="001D79CF" w:rsidRDefault="007A73FF" w:rsidP="00A024DB">
            <w:pPr>
              <w:jc w:val="center"/>
            </w:pPr>
            <w:r>
              <w:rPr>
                <w:rFonts w:hint="eastAsia"/>
              </w:rPr>
              <w:t>5</w:t>
            </w:r>
          </w:p>
        </w:tc>
        <w:tc>
          <w:tcPr>
            <w:tcW w:w="1497" w:type="dxa"/>
          </w:tcPr>
          <w:p w14:paraId="1CF238F7" w14:textId="77777777" w:rsidR="001D79CF" w:rsidRDefault="00D42C64" w:rsidP="00A024DB">
            <w:pPr>
              <w:jc w:val="center"/>
            </w:pPr>
            <w:r>
              <w:rPr>
                <w:rFonts w:hint="eastAsia"/>
              </w:rPr>
              <w:t>2</w:t>
            </w:r>
            <w:r>
              <w:t>0</w:t>
            </w:r>
          </w:p>
        </w:tc>
      </w:tr>
      <w:tr w:rsidR="001D79CF" w14:paraId="20536996" w14:textId="77777777" w:rsidTr="00955B7C">
        <w:trPr>
          <w:jc w:val="center"/>
        </w:trPr>
        <w:tc>
          <w:tcPr>
            <w:tcW w:w="747" w:type="dxa"/>
          </w:tcPr>
          <w:p w14:paraId="345E0436" w14:textId="77777777" w:rsidR="001D79CF" w:rsidRDefault="001D79CF" w:rsidP="00A024DB">
            <w:pPr>
              <w:jc w:val="center"/>
            </w:pPr>
            <w:r>
              <w:rPr>
                <w:rFonts w:hint="eastAsia"/>
              </w:rPr>
              <w:t>2</w:t>
            </w:r>
          </w:p>
        </w:tc>
        <w:tc>
          <w:tcPr>
            <w:tcW w:w="2792" w:type="dxa"/>
          </w:tcPr>
          <w:p w14:paraId="15D44983" w14:textId="77777777" w:rsidR="001D79CF" w:rsidRDefault="001D79CF" w:rsidP="00A024DB">
            <w:r>
              <w:rPr>
                <w:rFonts w:hint="eastAsia"/>
              </w:rPr>
              <w:t>消防补风</w:t>
            </w:r>
          </w:p>
        </w:tc>
        <w:tc>
          <w:tcPr>
            <w:tcW w:w="1701" w:type="dxa"/>
          </w:tcPr>
          <w:p w14:paraId="0C14DB6B" w14:textId="77777777" w:rsidR="001D79CF" w:rsidRDefault="00955B7C" w:rsidP="00A024DB">
            <w:pPr>
              <w:jc w:val="center"/>
            </w:pPr>
            <w:r>
              <w:rPr>
                <w:rFonts w:hint="eastAsia"/>
              </w:rPr>
              <w:t>1</w:t>
            </w:r>
            <w:r>
              <w:t>5</w:t>
            </w:r>
          </w:p>
        </w:tc>
        <w:tc>
          <w:tcPr>
            <w:tcW w:w="1559" w:type="dxa"/>
          </w:tcPr>
          <w:p w14:paraId="17324D86" w14:textId="77777777" w:rsidR="001D79CF" w:rsidRDefault="007A73FF" w:rsidP="00A024DB">
            <w:pPr>
              <w:jc w:val="center"/>
            </w:pPr>
            <w:r>
              <w:rPr>
                <w:rFonts w:hint="eastAsia"/>
              </w:rPr>
              <w:t>5</w:t>
            </w:r>
          </w:p>
        </w:tc>
        <w:tc>
          <w:tcPr>
            <w:tcW w:w="1497" w:type="dxa"/>
          </w:tcPr>
          <w:p w14:paraId="7FD4C340" w14:textId="77777777" w:rsidR="001D79CF" w:rsidRDefault="00D42C64" w:rsidP="00A024DB">
            <w:pPr>
              <w:jc w:val="center"/>
            </w:pPr>
            <w:r>
              <w:rPr>
                <w:rFonts w:hint="eastAsia"/>
              </w:rPr>
              <w:t>2</w:t>
            </w:r>
            <w:r>
              <w:t>0</w:t>
            </w:r>
          </w:p>
        </w:tc>
      </w:tr>
      <w:tr w:rsidR="001D79CF" w14:paraId="2EC9373D" w14:textId="77777777" w:rsidTr="00955B7C">
        <w:trPr>
          <w:jc w:val="center"/>
        </w:trPr>
        <w:tc>
          <w:tcPr>
            <w:tcW w:w="747" w:type="dxa"/>
          </w:tcPr>
          <w:p w14:paraId="3B06525E" w14:textId="77777777" w:rsidR="001D79CF" w:rsidRDefault="001D79CF" w:rsidP="00A024DB">
            <w:pPr>
              <w:jc w:val="center"/>
            </w:pPr>
            <w:r>
              <w:rPr>
                <w:rFonts w:hint="eastAsia"/>
              </w:rPr>
              <w:t>3</w:t>
            </w:r>
          </w:p>
        </w:tc>
        <w:tc>
          <w:tcPr>
            <w:tcW w:w="2792" w:type="dxa"/>
          </w:tcPr>
          <w:p w14:paraId="7C92C6CC" w14:textId="77777777" w:rsidR="001D79CF" w:rsidRDefault="001D79CF" w:rsidP="00A024DB">
            <w:r>
              <w:rPr>
                <w:rFonts w:hint="eastAsia"/>
              </w:rPr>
              <w:t>消防加压送风</w:t>
            </w:r>
          </w:p>
        </w:tc>
        <w:tc>
          <w:tcPr>
            <w:tcW w:w="1701" w:type="dxa"/>
          </w:tcPr>
          <w:p w14:paraId="25E17A78" w14:textId="77777777" w:rsidR="001D79CF" w:rsidRDefault="00955B7C" w:rsidP="00A024DB">
            <w:pPr>
              <w:jc w:val="center"/>
            </w:pPr>
            <w:r>
              <w:rPr>
                <w:rFonts w:hint="eastAsia"/>
              </w:rPr>
              <w:t>1</w:t>
            </w:r>
            <w:r>
              <w:t>5</w:t>
            </w:r>
          </w:p>
        </w:tc>
        <w:tc>
          <w:tcPr>
            <w:tcW w:w="1559" w:type="dxa"/>
          </w:tcPr>
          <w:p w14:paraId="562418E5" w14:textId="77777777" w:rsidR="001D79CF" w:rsidRDefault="007A73FF" w:rsidP="00A024DB">
            <w:pPr>
              <w:jc w:val="center"/>
            </w:pPr>
            <w:r>
              <w:rPr>
                <w:rFonts w:hint="eastAsia"/>
              </w:rPr>
              <w:t>5</w:t>
            </w:r>
          </w:p>
        </w:tc>
        <w:tc>
          <w:tcPr>
            <w:tcW w:w="1497" w:type="dxa"/>
          </w:tcPr>
          <w:p w14:paraId="41DBF816" w14:textId="77777777" w:rsidR="001D79CF" w:rsidRDefault="00D42C64" w:rsidP="00A024DB">
            <w:pPr>
              <w:jc w:val="center"/>
            </w:pPr>
            <w:r>
              <w:rPr>
                <w:rFonts w:hint="eastAsia"/>
              </w:rPr>
              <w:t>2</w:t>
            </w:r>
            <w:r>
              <w:t>0</w:t>
            </w:r>
          </w:p>
        </w:tc>
      </w:tr>
      <w:tr w:rsidR="001D79CF" w14:paraId="4F8A64A8" w14:textId="77777777" w:rsidTr="00955B7C">
        <w:trPr>
          <w:jc w:val="center"/>
        </w:trPr>
        <w:tc>
          <w:tcPr>
            <w:tcW w:w="747" w:type="dxa"/>
          </w:tcPr>
          <w:p w14:paraId="7858F16E" w14:textId="77777777" w:rsidR="001D79CF" w:rsidRDefault="001D79CF" w:rsidP="00A024DB">
            <w:pPr>
              <w:jc w:val="center"/>
            </w:pPr>
            <w:r>
              <w:rPr>
                <w:rFonts w:hint="eastAsia"/>
              </w:rPr>
              <w:t>4</w:t>
            </w:r>
          </w:p>
        </w:tc>
        <w:tc>
          <w:tcPr>
            <w:tcW w:w="2792" w:type="dxa"/>
          </w:tcPr>
          <w:p w14:paraId="0732F3BD" w14:textId="77777777" w:rsidR="001D79CF" w:rsidRDefault="001D79CF" w:rsidP="00A024DB">
            <w:r>
              <w:rPr>
                <w:rFonts w:hint="eastAsia"/>
              </w:rPr>
              <w:t>厨房排油烟</w:t>
            </w:r>
          </w:p>
        </w:tc>
        <w:tc>
          <w:tcPr>
            <w:tcW w:w="1701" w:type="dxa"/>
          </w:tcPr>
          <w:p w14:paraId="48BD46FE" w14:textId="77777777" w:rsidR="001D79CF" w:rsidRDefault="00955B7C" w:rsidP="00A024DB">
            <w:pPr>
              <w:jc w:val="center"/>
            </w:pPr>
            <w:r>
              <w:rPr>
                <w:rFonts w:hint="eastAsia"/>
              </w:rPr>
              <w:t>8</w:t>
            </w:r>
          </w:p>
        </w:tc>
        <w:tc>
          <w:tcPr>
            <w:tcW w:w="1559" w:type="dxa"/>
          </w:tcPr>
          <w:p w14:paraId="205953FE" w14:textId="77777777" w:rsidR="001D79CF" w:rsidRDefault="007A73FF" w:rsidP="00A024DB">
            <w:pPr>
              <w:jc w:val="center"/>
            </w:pPr>
            <w:r>
              <w:rPr>
                <w:rFonts w:hint="eastAsia"/>
              </w:rPr>
              <w:t>5</w:t>
            </w:r>
          </w:p>
        </w:tc>
        <w:tc>
          <w:tcPr>
            <w:tcW w:w="1497" w:type="dxa"/>
          </w:tcPr>
          <w:p w14:paraId="1DF80953" w14:textId="77777777" w:rsidR="001D79CF" w:rsidRDefault="00D42C64" w:rsidP="00A024DB">
            <w:pPr>
              <w:jc w:val="center"/>
            </w:pPr>
            <w:r>
              <w:rPr>
                <w:rFonts w:hint="eastAsia"/>
              </w:rPr>
              <w:t>1</w:t>
            </w:r>
            <w:r>
              <w:t>0</w:t>
            </w:r>
          </w:p>
        </w:tc>
      </w:tr>
      <w:tr w:rsidR="001D79CF" w14:paraId="11B347C9" w14:textId="77777777" w:rsidTr="00955B7C">
        <w:trPr>
          <w:jc w:val="center"/>
        </w:trPr>
        <w:tc>
          <w:tcPr>
            <w:tcW w:w="747" w:type="dxa"/>
          </w:tcPr>
          <w:p w14:paraId="0B446105" w14:textId="77777777" w:rsidR="001D79CF" w:rsidRDefault="001D79CF" w:rsidP="00A024DB">
            <w:pPr>
              <w:jc w:val="center"/>
            </w:pPr>
            <w:r>
              <w:rPr>
                <w:rFonts w:hint="eastAsia"/>
              </w:rPr>
              <w:t>5</w:t>
            </w:r>
          </w:p>
        </w:tc>
        <w:tc>
          <w:tcPr>
            <w:tcW w:w="2792" w:type="dxa"/>
          </w:tcPr>
          <w:p w14:paraId="594AA414" w14:textId="77777777" w:rsidR="001D79CF" w:rsidRDefault="001D79CF" w:rsidP="00A024DB">
            <w:r>
              <w:rPr>
                <w:rFonts w:hint="eastAsia"/>
              </w:rPr>
              <w:t>厨房排油烟补风</w:t>
            </w:r>
          </w:p>
        </w:tc>
        <w:tc>
          <w:tcPr>
            <w:tcW w:w="1701" w:type="dxa"/>
          </w:tcPr>
          <w:p w14:paraId="1F857400" w14:textId="77777777" w:rsidR="001D79CF" w:rsidRDefault="00955B7C" w:rsidP="00A024DB">
            <w:pPr>
              <w:jc w:val="center"/>
            </w:pPr>
            <w:r>
              <w:rPr>
                <w:rFonts w:hint="eastAsia"/>
              </w:rPr>
              <w:t>8</w:t>
            </w:r>
          </w:p>
        </w:tc>
        <w:tc>
          <w:tcPr>
            <w:tcW w:w="1559" w:type="dxa"/>
          </w:tcPr>
          <w:p w14:paraId="5DBFEA95" w14:textId="77777777" w:rsidR="001D79CF" w:rsidRDefault="007A73FF" w:rsidP="00A024DB">
            <w:pPr>
              <w:jc w:val="center"/>
            </w:pPr>
            <w:r>
              <w:rPr>
                <w:rFonts w:hint="eastAsia"/>
              </w:rPr>
              <w:t>5</w:t>
            </w:r>
          </w:p>
        </w:tc>
        <w:tc>
          <w:tcPr>
            <w:tcW w:w="1497" w:type="dxa"/>
          </w:tcPr>
          <w:p w14:paraId="26973404" w14:textId="77777777" w:rsidR="001D79CF" w:rsidRDefault="00D42C64" w:rsidP="00A024DB">
            <w:pPr>
              <w:jc w:val="center"/>
            </w:pPr>
            <w:r>
              <w:rPr>
                <w:rFonts w:hint="eastAsia"/>
              </w:rPr>
              <w:t>1</w:t>
            </w:r>
            <w:r>
              <w:t>0</w:t>
            </w:r>
          </w:p>
        </w:tc>
      </w:tr>
      <w:tr w:rsidR="001D79CF" w14:paraId="35731EAC" w14:textId="77777777" w:rsidTr="00955B7C">
        <w:trPr>
          <w:jc w:val="center"/>
        </w:trPr>
        <w:tc>
          <w:tcPr>
            <w:tcW w:w="747" w:type="dxa"/>
          </w:tcPr>
          <w:p w14:paraId="25D5A4B1" w14:textId="77777777" w:rsidR="001D79CF" w:rsidRDefault="001D79CF" w:rsidP="00A024DB">
            <w:pPr>
              <w:jc w:val="center"/>
            </w:pPr>
            <w:r>
              <w:rPr>
                <w:rFonts w:hint="eastAsia"/>
              </w:rPr>
              <w:t>6</w:t>
            </w:r>
          </w:p>
        </w:tc>
        <w:tc>
          <w:tcPr>
            <w:tcW w:w="2792" w:type="dxa"/>
          </w:tcPr>
          <w:p w14:paraId="101BD666" w14:textId="77777777" w:rsidR="001D79CF" w:rsidRDefault="001D79CF" w:rsidP="00A024DB">
            <w:r>
              <w:rPr>
                <w:rFonts w:hint="eastAsia"/>
              </w:rPr>
              <w:t>平时送风</w:t>
            </w:r>
          </w:p>
        </w:tc>
        <w:tc>
          <w:tcPr>
            <w:tcW w:w="1701" w:type="dxa"/>
          </w:tcPr>
          <w:p w14:paraId="16FCAE18" w14:textId="77777777" w:rsidR="001D79CF" w:rsidRDefault="00955B7C" w:rsidP="00A024DB">
            <w:pPr>
              <w:jc w:val="center"/>
            </w:pPr>
            <w:r>
              <w:rPr>
                <w:rFonts w:hint="eastAsia"/>
              </w:rPr>
              <w:t>8</w:t>
            </w:r>
          </w:p>
        </w:tc>
        <w:tc>
          <w:tcPr>
            <w:tcW w:w="1559" w:type="dxa"/>
          </w:tcPr>
          <w:p w14:paraId="76AF9A8B" w14:textId="77777777" w:rsidR="001D79CF" w:rsidRDefault="007A73FF" w:rsidP="00A024DB">
            <w:pPr>
              <w:jc w:val="center"/>
            </w:pPr>
            <w:r>
              <w:rPr>
                <w:rFonts w:hint="eastAsia"/>
              </w:rPr>
              <w:t>5</w:t>
            </w:r>
          </w:p>
        </w:tc>
        <w:tc>
          <w:tcPr>
            <w:tcW w:w="1497" w:type="dxa"/>
          </w:tcPr>
          <w:p w14:paraId="49C8BFCE" w14:textId="77777777" w:rsidR="001D79CF" w:rsidRDefault="00D42C64" w:rsidP="00A024DB">
            <w:pPr>
              <w:jc w:val="center"/>
            </w:pPr>
            <w:r>
              <w:rPr>
                <w:rFonts w:hint="eastAsia"/>
              </w:rPr>
              <w:t>1</w:t>
            </w:r>
            <w:r>
              <w:t>0</w:t>
            </w:r>
          </w:p>
        </w:tc>
      </w:tr>
      <w:tr w:rsidR="001D79CF" w14:paraId="62AC5251" w14:textId="77777777" w:rsidTr="00955B7C">
        <w:trPr>
          <w:jc w:val="center"/>
        </w:trPr>
        <w:tc>
          <w:tcPr>
            <w:tcW w:w="747" w:type="dxa"/>
          </w:tcPr>
          <w:p w14:paraId="1C6C8859" w14:textId="77777777" w:rsidR="001D79CF" w:rsidRDefault="001D79CF" w:rsidP="00A024DB">
            <w:pPr>
              <w:jc w:val="center"/>
            </w:pPr>
            <w:r>
              <w:rPr>
                <w:rFonts w:hint="eastAsia"/>
              </w:rPr>
              <w:t>7</w:t>
            </w:r>
          </w:p>
        </w:tc>
        <w:tc>
          <w:tcPr>
            <w:tcW w:w="2792" w:type="dxa"/>
          </w:tcPr>
          <w:p w14:paraId="0AB78C56" w14:textId="77777777" w:rsidR="001D79CF" w:rsidRDefault="001D79CF" w:rsidP="00A024DB">
            <w:r>
              <w:rPr>
                <w:rFonts w:hint="eastAsia"/>
              </w:rPr>
              <w:t>平时排风</w:t>
            </w:r>
          </w:p>
        </w:tc>
        <w:tc>
          <w:tcPr>
            <w:tcW w:w="1701" w:type="dxa"/>
          </w:tcPr>
          <w:p w14:paraId="3E8F7617" w14:textId="77777777" w:rsidR="001D79CF" w:rsidRDefault="00955B7C" w:rsidP="00A024DB">
            <w:pPr>
              <w:jc w:val="center"/>
            </w:pPr>
            <w:r>
              <w:rPr>
                <w:rFonts w:hint="eastAsia"/>
              </w:rPr>
              <w:t>8</w:t>
            </w:r>
          </w:p>
        </w:tc>
        <w:tc>
          <w:tcPr>
            <w:tcW w:w="1559" w:type="dxa"/>
          </w:tcPr>
          <w:p w14:paraId="20B228B3" w14:textId="77777777" w:rsidR="001D79CF" w:rsidRDefault="007A73FF" w:rsidP="00A024DB">
            <w:pPr>
              <w:jc w:val="center"/>
            </w:pPr>
            <w:r>
              <w:rPr>
                <w:rFonts w:hint="eastAsia"/>
              </w:rPr>
              <w:t>5</w:t>
            </w:r>
          </w:p>
        </w:tc>
        <w:tc>
          <w:tcPr>
            <w:tcW w:w="1497" w:type="dxa"/>
          </w:tcPr>
          <w:p w14:paraId="6DD0146C" w14:textId="77777777" w:rsidR="001D79CF" w:rsidRDefault="00D42C64" w:rsidP="00A024DB">
            <w:pPr>
              <w:jc w:val="center"/>
            </w:pPr>
            <w:r>
              <w:rPr>
                <w:rFonts w:hint="eastAsia"/>
              </w:rPr>
              <w:t>1</w:t>
            </w:r>
            <w:r>
              <w:t>0</w:t>
            </w:r>
          </w:p>
        </w:tc>
      </w:tr>
      <w:tr w:rsidR="001D79CF" w14:paraId="6C37CCD1" w14:textId="77777777" w:rsidTr="00955B7C">
        <w:trPr>
          <w:jc w:val="center"/>
        </w:trPr>
        <w:tc>
          <w:tcPr>
            <w:tcW w:w="747" w:type="dxa"/>
          </w:tcPr>
          <w:p w14:paraId="07DEDA9A" w14:textId="77777777" w:rsidR="001D79CF" w:rsidRDefault="001D79CF" w:rsidP="00A024DB">
            <w:pPr>
              <w:jc w:val="center"/>
            </w:pPr>
            <w:r>
              <w:rPr>
                <w:rFonts w:hint="eastAsia"/>
              </w:rPr>
              <w:t>8</w:t>
            </w:r>
          </w:p>
        </w:tc>
        <w:tc>
          <w:tcPr>
            <w:tcW w:w="2792" w:type="dxa"/>
          </w:tcPr>
          <w:p w14:paraId="0B74EC03" w14:textId="77777777" w:rsidR="001D79CF" w:rsidRDefault="001D79CF" w:rsidP="00A024DB">
            <w:r>
              <w:rPr>
                <w:rFonts w:hint="eastAsia"/>
              </w:rPr>
              <w:t>消防排烟兼平时</w:t>
            </w:r>
            <w:r w:rsidR="004F2E9B">
              <w:rPr>
                <w:rFonts w:hint="eastAsia"/>
              </w:rPr>
              <w:t>排</w:t>
            </w:r>
            <w:r>
              <w:rPr>
                <w:rFonts w:hint="eastAsia"/>
              </w:rPr>
              <w:t>风</w:t>
            </w:r>
          </w:p>
        </w:tc>
        <w:tc>
          <w:tcPr>
            <w:tcW w:w="1701" w:type="dxa"/>
          </w:tcPr>
          <w:p w14:paraId="1F8EED0F" w14:textId="77777777" w:rsidR="001D79CF" w:rsidRDefault="00955B7C" w:rsidP="00A024DB">
            <w:pPr>
              <w:jc w:val="center"/>
            </w:pPr>
            <w:r>
              <w:rPr>
                <w:rFonts w:hint="eastAsia"/>
              </w:rPr>
              <w:t>8</w:t>
            </w:r>
          </w:p>
        </w:tc>
        <w:tc>
          <w:tcPr>
            <w:tcW w:w="1559" w:type="dxa"/>
          </w:tcPr>
          <w:p w14:paraId="4929143E" w14:textId="77777777" w:rsidR="001D79CF" w:rsidRDefault="007A73FF" w:rsidP="00A024DB">
            <w:pPr>
              <w:jc w:val="center"/>
            </w:pPr>
            <w:r>
              <w:rPr>
                <w:rFonts w:hint="eastAsia"/>
              </w:rPr>
              <w:t>5</w:t>
            </w:r>
          </w:p>
        </w:tc>
        <w:tc>
          <w:tcPr>
            <w:tcW w:w="1497" w:type="dxa"/>
          </w:tcPr>
          <w:p w14:paraId="47FA666A" w14:textId="77777777" w:rsidR="001D79CF" w:rsidRDefault="00D42C64" w:rsidP="00A024DB">
            <w:pPr>
              <w:jc w:val="center"/>
            </w:pPr>
            <w:r>
              <w:rPr>
                <w:rFonts w:hint="eastAsia"/>
              </w:rPr>
              <w:t>1</w:t>
            </w:r>
            <w:r>
              <w:t>0</w:t>
            </w:r>
          </w:p>
        </w:tc>
      </w:tr>
      <w:tr w:rsidR="001D79CF" w14:paraId="0238B768" w14:textId="77777777" w:rsidTr="00955B7C">
        <w:trPr>
          <w:jc w:val="center"/>
        </w:trPr>
        <w:tc>
          <w:tcPr>
            <w:tcW w:w="747" w:type="dxa"/>
          </w:tcPr>
          <w:p w14:paraId="33B965BD" w14:textId="77777777" w:rsidR="001D79CF" w:rsidRDefault="001D79CF" w:rsidP="00A024DB">
            <w:pPr>
              <w:jc w:val="center"/>
            </w:pPr>
            <w:r>
              <w:rPr>
                <w:rFonts w:hint="eastAsia"/>
              </w:rPr>
              <w:lastRenderedPageBreak/>
              <w:t>9</w:t>
            </w:r>
          </w:p>
        </w:tc>
        <w:tc>
          <w:tcPr>
            <w:tcW w:w="2792" w:type="dxa"/>
          </w:tcPr>
          <w:p w14:paraId="6A80C838" w14:textId="77777777" w:rsidR="001D79CF" w:rsidRDefault="004F2E9B" w:rsidP="00A024DB">
            <w:r>
              <w:rPr>
                <w:rFonts w:hint="eastAsia"/>
              </w:rPr>
              <w:t>消防补风兼</w:t>
            </w:r>
            <w:r w:rsidR="001D79CF">
              <w:rPr>
                <w:rFonts w:hint="eastAsia"/>
              </w:rPr>
              <w:t>平时送风</w:t>
            </w:r>
          </w:p>
        </w:tc>
        <w:tc>
          <w:tcPr>
            <w:tcW w:w="1701" w:type="dxa"/>
          </w:tcPr>
          <w:p w14:paraId="698DEDE6" w14:textId="77777777" w:rsidR="001D79CF" w:rsidRDefault="00955B7C" w:rsidP="00A024DB">
            <w:pPr>
              <w:jc w:val="center"/>
            </w:pPr>
            <w:r>
              <w:rPr>
                <w:rFonts w:hint="eastAsia"/>
              </w:rPr>
              <w:t>8</w:t>
            </w:r>
          </w:p>
        </w:tc>
        <w:tc>
          <w:tcPr>
            <w:tcW w:w="1559" w:type="dxa"/>
          </w:tcPr>
          <w:p w14:paraId="04EC7D6E" w14:textId="77777777" w:rsidR="001D79CF" w:rsidRDefault="007A73FF" w:rsidP="00A024DB">
            <w:pPr>
              <w:jc w:val="center"/>
            </w:pPr>
            <w:r>
              <w:rPr>
                <w:rFonts w:hint="eastAsia"/>
              </w:rPr>
              <w:t>5</w:t>
            </w:r>
          </w:p>
        </w:tc>
        <w:tc>
          <w:tcPr>
            <w:tcW w:w="1497" w:type="dxa"/>
          </w:tcPr>
          <w:p w14:paraId="7F949583" w14:textId="77777777" w:rsidR="001D79CF" w:rsidRDefault="00D42C64" w:rsidP="00A024DB">
            <w:pPr>
              <w:jc w:val="center"/>
            </w:pPr>
            <w:r>
              <w:rPr>
                <w:rFonts w:hint="eastAsia"/>
              </w:rPr>
              <w:t>1</w:t>
            </w:r>
            <w:r>
              <w:t>0</w:t>
            </w:r>
          </w:p>
        </w:tc>
      </w:tr>
      <w:tr w:rsidR="001D79CF" w14:paraId="21B257C0" w14:textId="77777777" w:rsidTr="00955B7C">
        <w:trPr>
          <w:jc w:val="center"/>
        </w:trPr>
        <w:tc>
          <w:tcPr>
            <w:tcW w:w="747" w:type="dxa"/>
          </w:tcPr>
          <w:p w14:paraId="54E0CB26" w14:textId="77777777" w:rsidR="001D79CF" w:rsidRDefault="001D79CF" w:rsidP="00A024DB">
            <w:pPr>
              <w:jc w:val="center"/>
            </w:pPr>
            <w:r>
              <w:rPr>
                <w:rFonts w:hint="eastAsia"/>
              </w:rPr>
              <w:t>1</w:t>
            </w:r>
            <w:r>
              <w:t>0</w:t>
            </w:r>
          </w:p>
        </w:tc>
        <w:tc>
          <w:tcPr>
            <w:tcW w:w="2792" w:type="dxa"/>
          </w:tcPr>
          <w:p w14:paraId="4EDE5DC1" w14:textId="77777777" w:rsidR="001D79CF" w:rsidRDefault="001D79CF" w:rsidP="00A024DB">
            <w:r>
              <w:rPr>
                <w:rFonts w:hint="eastAsia"/>
              </w:rPr>
              <w:t>事故排风</w:t>
            </w:r>
          </w:p>
        </w:tc>
        <w:tc>
          <w:tcPr>
            <w:tcW w:w="1701" w:type="dxa"/>
          </w:tcPr>
          <w:p w14:paraId="43BF83A3" w14:textId="77777777" w:rsidR="001D79CF" w:rsidRDefault="00955B7C" w:rsidP="00A024DB">
            <w:pPr>
              <w:jc w:val="center"/>
            </w:pPr>
            <w:r>
              <w:rPr>
                <w:rFonts w:hint="eastAsia"/>
              </w:rPr>
              <w:t>8</w:t>
            </w:r>
          </w:p>
        </w:tc>
        <w:tc>
          <w:tcPr>
            <w:tcW w:w="1559" w:type="dxa"/>
          </w:tcPr>
          <w:p w14:paraId="2529EBD8" w14:textId="77777777" w:rsidR="001D79CF" w:rsidRDefault="007A73FF" w:rsidP="00A024DB">
            <w:pPr>
              <w:jc w:val="center"/>
            </w:pPr>
            <w:r>
              <w:rPr>
                <w:rFonts w:hint="eastAsia"/>
              </w:rPr>
              <w:t>5</w:t>
            </w:r>
          </w:p>
        </w:tc>
        <w:tc>
          <w:tcPr>
            <w:tcW w:w="1497" w:type="dxa"/>
          </w:tcPr>
          <w:p w14:paraId="544978F6" w14:textId="77777777" w:rsidR="001D79CF" w:rsidRDefault="00D42C64" w:rsidP="00A024DB">
            <w:pPr>
              <w:jc w:val="center"/>
            </w:pPr>
            <w:r>
              <w:rPr>
                <w:rFonts w:hint="eastAsia"/>
              </w:rPr>
              <w:t>1</w:t>
            </w:r>
            <w:r>
              <w:t>0</w:t>
            </w:r>
          </w:p>
        </w:tc>
      </w:tr>
      <w:tr w:rsidR="001D79CF" w14:paraId="085E6608" w14:textId="77777777" w:rsidTr="00955B7C">
        <w:trPr>
          <w:jc w:val="center"/>
        </w:trPr>
        <w:tc>
          <w:tcPr>
            <w:tcW w:w="747" w:type="dxa"/>
          </w:tcPr>
          <w:p w14:paraId="51DD272F" w14:textId="77777777" w:rsidR="001D79CF" w:rsidRDefault="001D79CF" w:rsidP="00A024DB">
            <w:pPr>
              <w:jc w:val="center"/>
            </w:pPr>
            <w:r>
              <w:rPr>
                <w:rFonts w:hint="eastAsia"/>
              </w:rPr>
              <w:t>1</w:t>
            </w:r>
            <w:r>
              <w:t>1</w:t>
            </w:r>
          </w:p>
        </w:tc>
        <w:tc>
          <w:tcPr>
            <w:tcW w:w="2792" w:type="dxa"/>
          </w:tcPr>
          <w:p w14:paraId="2C350606" w14:textId="77777777" w:rsidR="001D79CF" w:rsidRDefault="001D79CF" w:rsidP="00A024DB">
            <w:r>
              <w:rPr>
                <w:rFonts w:hint="eastAsia"/>
              </w:rPr>
              <w:t>事故补风</w:t>
            </w:r>
          </w:p>
        </w:tc>
        <w:tc>
          <w:tcPr>
            <w:tcW w:w="1701" w:type="dxa"/>
          </w:tcPr>
          <w:p w14:paraId="0934E6C1" w14:textId="77777777" w:rsidR="001D79CF" w:rsidRDefault="00955B7C" w:rsidP="00A024DB">
            <w:pPr>
              <w:jc w:val="center"/>
            </w:pPr>
            <w:r>
              <w:rPr>
                <w:rFonts w:hint="eastAsia"/>
              </w:rPr>
              <w:t>8</w:t>
            </w:r>
          </w:p>
        </w:tc>
        <w:tc>
          <w:tcPr>
            <w:tcW w:w="1559" w:type="dxa"/>
          </w:tcPr>
          <w:p w14:paraId="4D853408" w14:textId="77777777" w:rsidR="001D79CF" w:rsidRDefault="007A73FF" w:rsidP="00A024DB">
            <w:pPr>
              <w:jc w:val="center"/>
            </w:pPr>
            <w:r>
              <w:rPr>
                <w:rFonts w:hint="eastAsia"/>
              </w:rPr>
              <w:t>5</w:t>
            </w:r>
          </w:p>
        </w:tc>
        <w:tc>
          <w:tcPr>
            <w:tcW w:w="1497" w:type="dxa"/>
          </w:tcPr>
          <w:p w14:paraId="0A2A0069" w14:textId="77777777" w:rsidR="001D79CF" w:rsidRDefault="00D42C64" w:rsidP="00A024DB">
            <w:pPr>
              <w:jc w:val="center"/>
            </w:pPr>
            <w:r>
              <w:rPr>
                <w:rFonts w:hint="eastAsia"/>
              </w:rPr>
              <w:t>1</w:t>
            </w:r>
            <w:r>
              <w:t>0</w:t>
            </w:r>
          </w:p>
        </w:tc>
      </w:tr>
      <w:tr w:rsidR="001D79CF" w14:paraId="5EF80B00" w14:textId="77777777" w:rsidTr="00955B7C">
        <w:trPr>
          <w:jc w:val="center"/>
        </w:trPr>
        <w:tc>
          <w:tcPr>
            <w:tcW w:w="747" w:type="dxa"/>
          </w:tcPr>
          <w:p w14:paraId="287D08FD" w14:textId="77777777" w:rsidR="001D79CF" w:rsidRDefault="001D79CF" w:rsidP="00A024DB">
            <w:pPr>
              <w:jc w:val="center"/>
            </w:pPr>
            <w:r>
              <w:rPr>
                <w:rFonts w:hint="eastAsia"/>
              </w:rPr>
              <w:t>1</w:t>
            </w:r>
            <w:r>
              <w:t>2</w:t>
            </w:r>
          </w:p>
        </w:tc>
        <w:tc>
          <w:tcPr>
            <w:tcW w:w="2792" w:type="dxa"/>
          </w:tcPr>
          <w:p w14:paraId="5FCEA1B5" w14:textId="77777777" w:rsidR="001D79CF" w:rsidRDefault="001D79CF" w:rsidP="00A024DB">
            <w:r>
              <w:rPr>
                <w:rFonts w:hint="eastAsia"/>
              </w:rPr>
              <w:t>平时送风兼事故补风</w:t>
            </w:r>
          </w:p>
        </w:tc>
        <w:tc>
          <w:tcPr>
            <w:tcW w:w="1701" w:type="dxa"/>
          </w:tcPr>
          <w:p w14:paraId="151E87C1" w14:textId="77777777" w:rsidR="001D79CF" w:rsidRDefault="00955B7C" w:rsidP="00A024DB">
            <w:pPr>
              <w:jc w:val="center"/>
            </w:pPr>
            <w:r>
              <w:rPr>
                <w:rFonts w:hint="eastAsia"/>
              </w:rPr>
              <w:t>8</w:t>
            </w:r>
          </w:p>
        </w:tc>
        <w:tc>
          <w:tcPr>
            <w:tcW w:w="1559" w:type="dxa"/>
          </w:tcPr>
          <w:p w14:paraId="4F4AB946" w14:textId="77777777" w:rsidR="001D79CF" w:rsidRDefault="007A73FF" w:rsidP="00A024DB">
            <w:pPr>
              <w:jc w:val="center"/>
            </w:pPr>
            <w:r>
              <w:rPr>
                <w:rFonts w:hint="eastAsia"/>
              </w:rPr>
              <w:t>5</w:t>
            </w:r>
          </w:p>
        </w:tc>
        <w:tc>
          <w:tcPr>
            <w:tcW w:w="1497" w:type="dxa"/>
          </w:tcPr>
          <w:p w14:paraId="00B29B2F" w14:textId="77777777" w:rsidR="001D79CF" w:rsidRDefault="00D42C64" w:rsidP="00A024DB">
            <w:pPr>
              <w:jc w:val="center"/>
            </w:pPr>
            <w:r>
              <w:rPr>
                <w:rFonts w:hint="eastAsia"/>
              </w:rPr>
              <w:t>1</w:t>
            </w:r>
            <w:r>
              <w:t>0</w:t>
            </w:r>
          </w:p>
        </w:tc>
      </w:tr>
      <w:tr w:rsidR="001D79CF" w14:paraId="00AF1D39" w14:textId="77777777" w:rsidTr="00955B7C">
        <w:trPr>
          <w:jc w:val="center"/>
        </w:trPr>
        <w:tc>
          <w:tcPr>
            <w:tcW w:w="747" w:type="dxa"/>
          </w:tcPr>
          <w:p w14:paraId="6CCAF04A" w14:textId="77777777" w:rsidR="001D79CF" w:rsidRDefault="001D79CF" w:rsidP="00A024DB">
            <w:pPr>
              <w:jc w:val="center"/>
            </w:pPr>
            <w:r>
              <w:rPr>
                <w:rFonts w:hint="eastAsia"/>
              </w:rPr>
              <w:t>1</w:t>
            </w:r>
            <w:r>
              <w:t>3</w:t>
            </w:r>
          </w:p>
        </w:tc>
        <w:tc>
          <w:tcPr>
            <w:tcW w:w="2792" w:type="dxa"/>
          </w:tcPr>
          <w:p w14:paraId="407144C3" w14:textId="77777777" w:rsidR="001D79CF" w:rsidRDefault="001D79CF" w:rsidP="00955B7C">
            <w:r>
              <w:rPr>
                <w:rFonts w:hint="eastAsia"/>
              </w:rPr>
              <w:t>平时排风兼</w:t>
            </w:r>
            <w:r w:rsidR="00955B7C">
              <w:rPr>
                <w:rFonts w:hint="eastAsia"/>
              </w:rPr>
              <w:t>事故</w:t>
            </w:r>
            <w:r>
              <w:rPr>
                <w:rFonts w:hint="eastAsia"/>
              </w:rPr>
              <w:t>排风</w:t>
            </w:r>
          </w:p>
        </w:tc>
        <w:tc>
          <w:tcPr>
            <w:tcW w:w="1701" w:type="dxa"/>
          </w:tcPr>
          <w:p w14:paraId="5467CCAC" w14:textId="77777777" w:rsidR="001D79CF" w:rsidRDefault="00955B7C" w:rsidP="00A024DB">
            <w:pPr>
              <w:jc w:val="center"/>
            </w:pPr>
            <w:r>
              <w:rPr>
                <w:rFonts w:hint="eastAsia"/>
              </w:rPr>
              <w:t>8</w:t>
            </w:r>
          </w:p>
        </w:tc>
        <w:tc>
          <w:tcPr>
            <w:tcW w:w="1559" w:type="dxa"/>
          </w:tcPr>
          <w:p w14:paraId="2D23C88A" w14:textId="77777777" w:rsidR="001D79CF" w:rsidRDefault="007A73FF" w:rsidP="00A024DB">
            <w:pPr>
              <w:jc w:val="center"/>
            </w:pPr>
            <w:r>
              <w:rPr>
                <w:rFonts w:hint="eastAsia"/>
              </w:rPr>
              <w:t>5</w:t>
            </w:r>
          </w:p>
        </w:tc>
        <w:tc>
          <w:tcPr>
            <w:tcW w:w="1497" w:type="dxa"/>
          </w:tcPr>
          <w:p w14:paraId="50D118BE" w14:textId="77777777" w:rsidR="001D79CF" w:rsidRDefault="00D42C64" w:rsidP="00A024DB">
            <w:pPr>
              <w:jc w:val="center"/>
            </w:pPr>
            <w:r>
              <w:rPr>
                <w:rFonts w:hint="eastAsia"/>
              </w:rPr>
              <w:t>1</w:t>
            </w:r>
            <w:r>
              <w:t>0</w:t>
            </w:r>
          </w:p>
        </w:tc>
      </w:tr>
    </w:tbl>
    <w:p w14:paraId="5900D245" w14:textId="77777777" w:rsidR="009000A0" w:rsidRDefault="001D106B" w:rsidP="001D106B">
      <w:pPr>
        <w:pStyle w:val="a0"/>
        <w:numPr>
          <w:ilvl w:val="0"/>
          <w:numId w:val="26"/>
        </w:numPr>
        <w:ind w:firstLineChars="0"/>
      </w:pPr>
      <w:r>
        <w:rPr>
          <w:rFonts w:hint="eastAsia"/>
        </w:rPr>
        <w:t>管底标高</w:t>
      </w:r>
    </w:p>
    <w:p w14:paraId="0F8F949C" w14:textId="77777777" w:rsidR="001D106B" w:rsidRDefault="001D106B" w:rsidP="001D106B">
      <w:pPr>
        <w:pStyle w:val="a0"/>
        <w:ind w:left="360" w:firstLineChars="0" w:firstLine="0"/>
      </w:pPr>
      <w:r>
        <w:rPr>
          <w:noProof/>
        </w:rPr>
        <w:drawing>
          <wp:inline distT="0" distB="0" distL="0" distR="0" wp14:anchorId="734170F8" wp14:editId="3097BC40">
            <wp:extent cx="2019631" cy="3863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1835" cy="403941"/>
                    </a:xfrm>
                    <a:prstGeom prst="rect">
                      <a:avLst/>
                    </a:prstGeom>
                  </pic:spPr>
                </pic:pic>
              </a:graphicData>
            </a:graphic>
          </wp:inline>
        </w:drawing>
      </w:r>
    </w:p>
    <w:p w14:paraId="1244E710" w14:textId="77777777" w:rsidR="001D106B" w:rsidRDefault="001D106B" w:rsidP="001D106B">
      <w:pPr>
        <w:pStyle w:val="a0"/>
        <w:ind w:left="360" w:firstLineChars="0" w:firstLine="0"/>
      </w:pPr>
      <w:r>
        <w:rPr>
          <w:rFonts w:hint="eastAsia"/>
        </w:rPr>
        <w:t>初始值为3</w:t>
      </w:r>
    </w:p>
    <w:p w14:paraId="786101BD" w14:textId="77777777" w:rsidR="00221089" w:rsidRDefault="00221089" w:rsidP="00221089">
      <w:pPr>
        <w:pStyle w:val="a0"/>
        <w:numPr>
          <w:ilvl w:val="0"/>
          <w:numId w:val="26"/>
        </w:numPr>
        <w:ind w:firstLineChars="0"/>
      </w:pPr>
      <w:r>
        <w:rPr>
          <w:rFonts w:hint="eastAsia"/>
        </w:rPr>
        <w:t>初始风管</w:t>
      </w:r>
    </w:p>
    <w:p w14:paraId="3C8CA0F4" w14:textId="77777777" w:rsidR="00E502EB" w:rsidRPr="00952312" w:rsidRDefault="00D65FD4" w:rsidP="00952312">
      <w:pPr>
        <w:pStyle w:val="a0"/>
        <w:ind w:left="420" w:firstLineChars="0" w:firstLine="0"/>
      </w:pPr>
      <w:r>
        <w:rPr>
          <w:rFonts w:hint="eastAsia"/>
        </w:rPr>
        <w:t>确定初始风管的规格，</w:t>
      </w:r>
      <w:r w:rsidR="000300FA">
        <w:rPr>
          <w:rFonts w:hint="eastAsia"/>
        </w:rPr>
        <w:t>包含“推荐”和“自定”两种方式</w:t>
      </w:r>
      <w:r>
        <w:rPr>
          <w:rFonts w:hint="eastAsia"/>
        </w:rPr>
        <w:t>。</w:t>
      </w:r>
    </w:p>
    <w:p w14:paraId="7A077CB1" w14:textId="77777777" w:rsidR="000300FA" w:rsidRDefault="000300FA" w:rsidP="000300FA">
      <w:pPr>
        <w:pStyle w:val="a0"/>
        <w:numPr>
          <w:ilvl w:val="0"/>
          <w:numId w:val="8"/>
        </w:numPr>
        <w:ind w:firstLineChars="0"/>
      </w:pPr>
      <w:r>
        <w:rPr>
          <w:rFonts w:hint="eastAsia"/>
        </w:rPr>
        <w:t>推荐</w:t>
      </w:r>
    </w:p>
    <w:p w14:paraId="0C477A28" w14:textId="77777777" w:rsidR="000300FA" w:rsidRDefault="000300FA" w:rsidP="000300FA">
      <w:pPr>
        <w:pStyle w:val="a0"/>
        <w:ind w:left="420" w:firstLineChars="0" w:firstLine="0"/>
      </w:pPr>
      <w:r>
        <w:rPr>
          <w:rFonts w:hint="eastAsia"/>
        </w:rPr>
        <w:t>输入：总风量V</w:t>
      </w:r>
      <w:r w:rsidR="00BB0B8E">
        <w:rPr>
          <w:rFonts w:hint="eastAsia"/>
        </w:rPr>
        <w:t>（前一个输入值）</w:t>
      </w:r>
      <w:r>
        <w:rPr>
          <w:rFonts w:hint="eastAsia"/>
        </w:rPr>
        <w:t>、风速μ与“风管规格表.</w:t>
      </w:r>
      <w:r>
        <w:t>xlsx</w:t>
      </w:r>
      <w:r>
        <w:rPr>
          <w:rFonts w:hint="eastAsia"/>
        </w:rPr>
        <w:t>”</w:t>
      </w:r>
    </w:p>
    <w:p w14:paraId="2D25FAB8" w14:textId="77777777" w:rsidR="000300FA" w:rsidRDefault="000300FA" w:rsidP="000300FA">
      <w:pPr>
        <w:pStyle w:val="a0"/>
        <w:ind w:left="420" w:firstLineChars="0" w:firstLine="0"/>
      </w:pPr>
      <w:r>
        <w:rPr>
          <w:rFonts w:hint="eastAsia"/>
        </w:rPr>
        <w:t>计算逻辑：</w:t>
      </w:r>
    </w:p>
    <w:p w14:paraId="25102270" w14:textId="77777777" w:rsidR="000300FA" w:rsidRDefault="00393944" w:rsidP="000300FA">
      <w:pPr>
        <w:pStyle w:val="a0"/>
        <w:ind w:left="420" w:firstLineChars="0" w:firstLine="0"/>
      </w:pPr>
      <w:r>
        <w:rPr>
          <w:rFonts w:hint="eastAsia"/>
        </w:rPr>
        <w:t>理论风管面积（㎡） A</w:t>
      </w:r>
      <w:r>
        <w:t xml:space="preserve"> = V </w:t>
      </w:r>
      <w:r>
        <w:rPr>
          <w:rFonts w:hint="eastAsia"/>
        </w:rPr>
        <w:t>÷</w:t>
      </w:r>
      <w:r>
        <w:t xml:space="preserve"> 3600 </w:t>
      </w:r>
      <w:r>
        <w:rPr>
          <w:rFonts w:hint="eastAsia"/>
        </w:rPr>
        <w:t>÷</w:t>
      </w:r>
      <w:r>
        <w:t xml:space="preserve"> </w:t>
      </w:r>
      <w:r>
        <w:rPr>
          <w:rFonts w:hint="eastAsia"/>
        </w:rPr>
        <w:t>μ</w:t>
      </w:r>
    </w:p>
    <w:p w14:paraId="7705E200" w14:textId="77777777" w:rsidR="00393944" w:rsidRDefault="00393944" w:rsidP="00D40BFB">
      <w:pPr>
        <w:ind w:firstLine="420"/>
      </w:pPr>
      <w:r>
        <w:rPr>
          <w:rFonts w:hint="eastAsia"/>
        </w:rPr>
        <w:t>最大风管面积（㎡） A</w:t>
      </w:r>
      <w:r w:rsidRPr="00D40BFB">
        <w:rPr>
          <w:vertAlign w:val="subscript"/>
        </w:rPr>
        <w:t>max</w:t>
      </w:r>
      <w:r>
        <w:t xml:space="preserve"> = A x </w:t>
      </w:r>
      <w:r w:rsidR="00D40BFB">
        <w:rPr>
          <w:rFonts w:hint="eastAsia"/>
        </w:rPr>
        <w:t>（1</w:t>
      </w:r>
      <w:r w:rsidR="00D40BFB">
        <w:t xml:space="preserve"> + 15</w:t>
      </w:r>
      <w:r w:rsidR="00D40BFB">
        <w:rPr>
          <w:rFonts w:hint="eastAsia"/>
        </w:rPr>
        <w:t>%） 此处1</w:t>
      </w:r>
      <w:r w:rsidR="00D40BFB">
        <w:t>5</w:t>
      </w:r>
      <w:r w:rsidR="00D40BFB">
        <w:rPr>
          <w:rFonts w:hint="eastAsia"/>
        </w:rPr>
        <w:t>%是个余量，目的是</w:t>
      </w:r>
      <w:r w:rsidR="009022DD">
        <w:rPr>
          <w:rFonts w:hint="eastAsia"/>
        </w:rPr>
        <w:t>尽量</w:t>
      </w:r>
      <w:r w:rsidR="00D40BFB">
        <w:rPr>
          <w:rFonts w:hint="eastAsia"/>
        </w:rPr>
        <w:t>为用户提供多个选择</w:t>
      </w:r>
    </w:p>
    <w:p w14:paraId="37BC067F" w14:textId="77777777" w:rsidR="00D40BFB" w:rsidRPr="000300FA" w:rsidRDefault="009022DD" w:rsidP="00D40BFB">
      <w:pPr>
        <w:ind w:firstLine="420"/>
      </w:pPr>
      <w:r>
        <w:rPr>
          <w:rFonts w:hint="eastAsia"/>
        </w:rPr>
        <w:t>在风管规格表中找面积</w:t>
      </w:r>
      <w:r w:rsidR="001C7583">
        <w:rPr>
          <w:rFonts w:hint="eastAsia"/>
        </w:rPr>
        <w:t>在</w:t>
      </w:r>
      <w:r w:rsidR="001C7583">
        <w:t>A</w:t>
      </w:r>
      <w:r w:rsidR="001C7583">
        <w:rPr>
          <w:rFonts w:hint="eastAsia"/>
        </w:rPr>
        <w:t>到A</w:t>
      </w:r>
      <w:r w:rsidR="001C7583" w:rsidRPr="00D40BFB">
        <w:rPr>
          <w:vertAlign w:val="subscript"/>
        </w:rPr>
        <w:t>max</w:t>
      </w:r>
      <w:r w:rsidR="001C7583">
        <w:rPr>
          <w:rFonts w:hint="eastAsia"/>
        </w:rPr>
        <w:t>之间的风管，即为候选风管。风管的面积 =</w:t>
      </w:r>
      <w:r w:rsidR="001C7583">
        <w:t xml:space="preserve"> </w:t>
      </w:r>
      <w:r w:rsidR="001C7583">
        <w:rPr>
          <w:rFonts w:hint="eastAsia"/>
        </w:rPr>
        <w:t>宽 x</w:t>
      </w:r>
      <w:r w:rsidR="001C7583">
        <w:t xml:space="preserve"> </w:t>
      </w:r>
      <w:r w:rsidR="001C7583">
        <w:rPr>
          <w:rFonts w:hint="eastAsia"/>
        </w:rPr>
        <w:t xml:space="preserve">高 ÷ </w:t>
      </w:r>
      <w:r w:rsidR="001C7583">
        <w:t>1000000</w:t>
      </w:r>
      <w:r w:rsidR="001C7583">
        <w:rPr>
          <w:rFonts w:hint="eastAsia"/>
        </w:rPr>
        <w:t>（单位转换）</w:t>
      </w:r>
      <w:r w:rsidR="00AF5F84">
        <w:rPr>
          <w:rFonts w:hint="eastAsia"/>
        </w:rPr>
        <w:t>。显示在U</w:t>
      </w:r>
      <w:r w:rsidR="00AF5F84">
        <w:t>I</w:t>
      </w:r>
      <w:r w:rsidR="00AF5F84">
        <w:rPr>
          <w:rFonts w:hint="eastAsia"/>
        </w:rPr>
        <w:t>中以尺寸排序，宽度优先。</w:t>
      </w:r>
    </w:p>
    <w:p w14:paraId="43521093" w14:textId="77777777" w:rsidR="000300FA" w:rsidRDefault="000300FA" w:rsidP="000300FA">
      <w:pPr>
        <w:pStyle w:val="a0"/>
        <w:numPr>
          <w:ilvl w:val="0"/>
          <w:numId w:val="8"/>
        </w:numPr>
        <w:ind w:firstLineChars="0"/>
      </w:pPr>
      <w:r>
        <w:rPr>
          <w:rFonts w:hint="eastAsia"/>
        </w:rPr>
        <w:t>自定</w:t>
      </w:r>
    </w:p>
    <w:p w14:paraId="3E52BA75" w14:textId="77777777" w:rsidR="00135F0F" w:rsidRDefault="00135F0F" w:rsidP="00135F0F">
      <w:pPr>
        <w:ind w:left="420"/>
      </w:pPr>
      <w:r>
        <w:rPr>
          <w:rFonts w:hint="eastAsia"/>
        </w:rPr>
        <w:t>根据用户输入的尺寸自动计算风速，作为用户判断输入尺寸是否合理的参考。</w:t>
      </w:r>
    </w:p>
    <w:p w14:paraId="06C7F94B" w14:textId="77777777" w:rsidR="00462B22" w:rsidRPr="00E502EB" w:rsidRDefault="00462B22" w:rsidP="00135F0F">
      <w:pPr>
        <w:ind w:left="420"/>
      </w:pPr>
      <w:r>
        <w:rPr>
          <w:rFonts w:hint="eastAsia"/>
        </w:rPr>
        <w:t>风速（m</w:t>
      </w:r>
      <w:r>
        <w:t>/s</w:t>
      </w:r>
      <w:r>
        <w:rPr>
          <w:rFonts w:hint="eastAsia"/>
        </w:rPr>
        <w:t>）μ =</w:t>
      </w:r>
      <w:r>
        <w:t xml:space="preserve"> </w:t>
      </w:r>
      <w:r>
        <w:rPr>
          <w:rFonts w:hint="eastAsia"/>
        </w:rPr>
        <w:t>V</w:t>
      </w:r>
      <w:r>
        <w:t xml:space="preserve"> </w:t>
      </w:r>
      <w:r>
        <w:rPr>
          <w:rFonts w:hint="eastAsia"/>
        </w:rPr>
        <w:t>÷</w:t>
      </w:r>
      <w:r>
        <w:t xml:space="preserve"> 3600 </w:t>
      </w:r>
      <w:r>
        <w:rPr>
          <w:rFonts w:hint="eastAsia"/>
        </w:rPr>
        <w:t>÷</w:t>
      </w:r>
      <w:r>
        <w:t xml:space="preserve"> </w:t>
      </w:r>
      <w:r>
        <w:rPr>
          <w:rFonts w:hint="eastAsia"/>
        </w:rPr>
        <w:t>（A</w:t>
      </w:r>
      <w:r>
        <w:t xml:space="preserve"> x B </w:t>
      </w:r>
      <w:r>
        <w:rPr>
          <w:rFonts w:hint="eastAsia"/>
        </w:rPr>
        <w:t>÷</w:t>
      </w:r>
      <w:r>
        <w:t xml:space="preserve"> 1000000</w:t>
      </w:r>
      <w:r>
        <w:rPr>
          <w:rFonts w:hint="eastAsia"/>
        </w:rPr>
        <w:t>）</w:t>
      </w:r>
    </w:p>
    <w:p w14:paraId="40B35D1B" w14:textId="77777777" w:rsidR="00C90F86" w:rsidRPr="00C90F86" w:rsidRDefault="004216F3" w:rsidP="00250C84">
      <w:pPr>
        <w:pStyle w:val="2"/>
      </w:pPr>
      <w:r>
        <w:rPr>
          <w:rFonts w:hint="eastAsia"/>
        </w:rPr>
        <w:t>界面2：</w:t>
      </w:r>
      <w:r w:rsidR="00A2492F">
        <w:rPr>
          <w:rFonts w:hint="eastAsia"/>
        </w:rPr>
        <w:t>风口尺寸计算</w:t>
      </w:r>
    </w:p>
    <w:p w14:paraId="3C07AAC0" w14:textId="77777777" w:rsidR="00D54106" w:rsidRDefault="006975BA" w:rsidP="00D54106">
      <w:pPr>
        <w:jc w:val="center"/>
      </w:pPr>
      <w:r>
        <w:rPr>
          <w:noProof/>
        </w:rPr>
        <w:lastRenderedPageBreak/>
        <w:drawing>
          <wp:inline distT="0" distB="0" distL="0" distR="0" wp14:anchorId="481DBB4A" wp14:editId="37A6F022">
            <wp:extent cx="3411110" cy="3900275"/>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5560" cy="3916797"/>
                    </a:xfrm>
                    <a:prstGeom prst="rect">
                      <a:avLst/>
                    </a:prstGeom>
                  </pic:spPr>
                </pic:pic>
              </a:graphicData>
            </a:graphic>
          </wp:inline>
        </w:drawing>
      </w:r>
    </w:p>
    <w:p w14:paraId="0D2E6EB4" w14:textId="77777777" w:rsidR="002A3F3F" w:rsidRDefault="00811C25" w:rsidP="00811C25">
      <w:pPr>
        <w:pStyle w:val="a0"/>
        <w:numPr>
          <w:ilvl w:val="0"/>
          <w:numId w:val="26"/>
        </w:numPr>
        <w:ind w:firstLineChars="0"/>
      </w:pPr>
      <w:r>
        <w:rPr>
          <w:rFonts w:hint="eastAsia"/>
        </w:rPr>
        <w:t>风口形式</w:t>
      </w:r>
    </w:p>
    <w:p w14:paraId="4959B8E5" w14:textId="77777777" w:rsidR="0072691A" w:rsidRDefault="0072691A" w:rsidP="0072691A">
      <w:pPr>
        <w:pStyle w:val="a0"/>
        <w:ind w:left="360" w:firstLineChars="0" w:firstLine="0"/>
      </w:pPr>
      <w:r>
        <w:rPr>
          <w:noProof/>
        </w:rPr>
        <w:drawing>
          <wp:inline distT="0" distB="0" distL="0" distR="0" wp14:anchorId="1A57118F" wp14:editId="19496030">
            <wp:extent cx="3495238" cy="58095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5238" cy="580952"/>
                    </a:xfrm>
                    <a:prstGeom prst="rect">
                      <a:avLst/>
                    </a:prstGeom>
                  </pic:spPr>
                </pic:pic>
              </a:graphicData>
            </a:graphic>
          </wp:inline>
        </w:drawing>
      </w:r>
    </w:p>
    <w:p w14:paraId="12170A4D" w14:textId="77777777" w:rsidR="00811C25" w:rsidRDefault="00811C25" w:rsidP="00811C25">
      <w:pPr>
        <w:pStyle w:val="a0"/>
        <w:ind w:left="360" w:firstLineChars="0" w:firstLine="0"/>
      </w:pPr>
      <w:r>
        <w:rPr>
          <w:rFonts w:hint="eastAsia"/>
        </w:rPr>
        <w:t>选项根据应用场景变化</w:t>
      </w:r>
    </w:p>
    <w:tbl>
      <w:tblPr>
        <w:tblStyle w:val="a4"/>
        <w:tblW w:w="0" w:type="auto"/>
        <w:jc w:val="center"/>
        <w:tblLook w:val="04A0" w:firstRow="1" w:lastRow="0" w:firstColumn="1" w:lastColumn="0" w:noHBand="0" w:noVBand="1"/>
      </w:tblPr>
      <w:tblGrid>
        <w:gridCol w:w="846"/>
        <w:gridCol w:w="2410"/>
        <w:gridCol w:w="2551"/>
      </w:tblGrid>
      <w:tr w:rsidR="0026747F" w14:paraId="4F479B05" w14:textId="77777777" w:rsidTr="00FD6651">
        <w:trPr>
          <w:jc w:val="center"/>
        </w:trPr>
        <w:tc>
          <w:tcPr>
            <w:tcW w:w="846" w:type="dxa"/>
            <w:vAlign w:val="center"/>
          </w:tcPr>
          <w:p w14:paraId="18F2EF09" w14:textId="77777777" w:rsidR="0026747F" w:rsidRDefault="0026747F" w:rsidP="00FD6651">
            <w:pPr>
              <w:jc w:val="center"/>
            </w:pPr>
            <w:r>
              <w:rPr>
                <w:rFonts w:hint="eastAsia"/>
              </w:rPr>
              <w:t>编号</w:t>
            </w:r>
          </w:p>
        </w:tc>
        <w:tc>
          <w:tcPr>
            <w:tcW w:w="2410" w:type="dxa"/>
            <w:vAlign w:val="center"/>
          </w:tcPr>
          <w:p w14:paraId="3AC8F58D" w14:textId="77777777" w:rsidR="0026747F" w:rsidRDefault="0026747F" w:rsidP="00FD6651">
            <w:pPr>
              <w:jc w:val="center"/>
            </w:pPr>
            <w:r>
              <w:rPr>
                <w:rFonts w:hint="eastAsia"/>
              </w:rPr>
              <w:t>场景</w:t>
            </w:r>
          </w:p>
        </w:tc>
        <w:tc>
          <w:tcPr>
            <w:tcW w:w="2551" w:type="dxa"/>
          </w:tcPr>
          <w:p w14:paraId="4A80EE6D" w14:textId="77777777" w:rsidR="0026747F" w:rsidRDefault="0026747F" w:rsidP="00A024DB">
            <w:pPr>
              <w:jc w:val="center"/>
            </w:pPr>
            <w:r>
              <w:rPr>
                <w:rFonts w:hint="eastAsia"/>
              </w:rPr>
              <w:t>可选项</w:t>
            </w:r>
          </w:p>
        </w:tc>
      </w:tr>
      <w:tr w:rsidR="0026747F" w14:paraId="72C809B2" w14:textId="77777777" w:rsidTr="00FD6651">
        <w:trPr>
          <w:jc w:val="center"/>
        </w:trPr>
        <w:tc>
          <w:tcPr>
            <w:tcW w:w="846" w:type="dxa"/>
            <w:vAlign w:val="center"/>
          </w:tcPr>
          <w:p w14:paraId="0912FD57" w14:textId="77777777" w:rsidR="0026747F" w:rsidRDefault="0026747F" w:rsidP="00FD6651">
            <w:pPr>
              <w:jc w:val="center"/>
            </w:pPr>
            <w:r>
              <w:rPr>
                <w:rFonts w:hint="eastAsia"/>
              </w:rPr>
              <w:t>1</w:t>
            </w:r>
          </w:p>
        </w:tc>
        <w:tc>
          <w:tcPr>
            <w:tcW w:w="2410" w:type="dxa"/>
            <w:vAlign w:val="center"/>
          </w:tcPr>
          <w:p w14:paraId="388DA303" w14:textId="77777777" w:rsidR="0026747F" w:rsidRDefault="0026747F" w:rsidP="00FD6651">
            <w:r>
              <w:rPr>
                <w:rFonts w:hint="eastAsia"/>
              </w:rPr>
              <w:t>消防排烟</w:t>
            </w:r>
          </w:p>
        </w:tc>
        <w:tc>
          <w:tcPr>
            <w:tcW w:w="2551" w:type="dxa"/>
          </w:tcPr>
          <w:p w14:paraId="2CB36A9B" w14:textId="77777777" w:rsidR="0026747F" w:rsidRDefault="00375F3E" w:rsidP="00A024DB">
            <w:pPr>
              <w:jc w:val="center"/>
            </w:pPr>
            <w:r>
              <w:rPr>
                <w:rFonts w:hint="eastAsia"/>
              </w:rPr>
              <w:t>下回单层百叶</w:t>
            </w:r>
          </w:p>
          <w:p w14:paraId="7A0D7ED7" w14:textId="77777777" w:rsidR="00375F3E" w:rsidRDefault="00375F3E" w:rsidP="00A024DB">
            <w:pPr>
              <w:jc w:val="center"/>
            </w:pPr>
            <w:r>
              <w:rPr>
                <w:rFonts w:hint="eastAsia"/>
              </w:rPr>
              <w:t>侧回单层百叶</w:t>
            </w:r>
          </w:p>
        </w:tc>
      </w:tr>
      <w:tr w:rsidR="0026747F" w14:paraId="5CE1B362" w14:textId="77777777" w:rsidTr="00FD6651">
        <w:trPr>
          <w:jc w:val="center"/>
        </w:trPr>
        <w:tc>
          <w:tcPr>
            <w:tcW w:w="846" w:type="dxa"/>
            <w:vAlign w:val="center"/>
          </w:tcPr>
          <w:p w14:paraId="7F28DAC9" w14:textId="77777777" w:rsidR="0026747F" w:rsidRDefault="0026747F" w:rsidP="00FD6651">
            <w:pPr>
              <w:jc w:val="center"/>
            </w:pPr>
            <w:r>
              <w:rPr>
                <w:rFonts w:hint="eastAsia"/>
              </w:rPr>
              <w:t>2</w:t>
            </w:r>
          </w:p>
        </w:tc>
        <w:tc>
          <w:tcPr>
            <w:tcW w:w="2410" w:type="dxa"/>
            <w:vAlign w:val="center"/>
          </w:tcPr>
          <w:p w14:paraId="5D5E4B3A" w14:textId="77777777" w:rsidR="0026747F" w:rsidRDefault="0026747F" w:rsidP="00FD6651">
            <w:r>
              <w:rPr>
                <w:rFonts w:hint="eastAsia"/>
              </w:rPr>
              <w:t>消防补风</w:t>
            </w:r>
          </w:p>
        </w:tc>
        <w:tc>
          <w:tcPr>
            <w:tcW w:w="2551" w:type="dxa"/>
          </w:tcPr>
          <w:p w14:paraId="0578D3CE" w14:textId="77777777" w:rsidR="00FD6651" w:rsidRDefault="00FD6651" w:rsidP="00FD6651">
            <w:pPr>
              <w:jc w:val="center"/>
            </w:pPr>
            <w:r>
              <w:rPr>
                <w:rFonts w:hint="eastAsia"/>
              </w:rPr>
              <w:t>下送单层百叶</w:t>
            </w:r>
          </w:p>
          <w:p w14:paraId="07623040" w14:textId="77777777" w:rsidR="0026747F" w:rsidRDefault="00FD6651" w:rsidP="00FD6651">
            <w:pPr>
              <w:jc w:val="center"/>
            </w:pPr>
            <w:r>
              <w:rPr>
                <w:rFonts w:hint="eastAsia"/>
              </w:rPr>
              <w:t>侧送单层百叶</w:t>
            </w:r>
          </w:p>
        </w:tc>
      </w:tr>
      <w:tr w:rsidR="0026747F" w14:paraId="0CBCCE5F" w14:textId="77777777" w:rsidTr="00FD6651">
        <w:trPr>
          <w:jc w:val="center"/>
        </w:trPr>
        <w:tc>
          <w:tcPr>
            <w:tcW w:w="846" w:type="dxa"/>
            <w:vAlign w:val="center"/>
          </w:tcPr>
          <w:p w14:paraId="59AB8FEA" w14:textId="77777777" w:rsidR="0026747F" w:rsidRDefault="0026747F" w:rsidP="00FD6651">
            <w:pPr>
              <w:jc w:val="center"/>
            </w:pPr>
            <w:r>
              <w:rPr>
                <w:rFonts w:hint="eastAsia"/>
              </w:rPr>
              <w:t>3</w:t>
            </w:r>
          </w:p>
        </w:tc>
        <w:tc>
          <w:tcPr>
            <w:tcW w:w="2410" w:type="dxa"/>
            <w:vAlign w:val="center"/>
          </w:tcPr>
          <w:p w14:paraId="25BCF1A1" w14:textId="77777777" w:rsidR="0026747F" w:rsidRDefault="0026747F" w:rsidP="00FD6651">
            <w:r>
              <w:rPr>
                <w:rFonts w:hint="eastAsia"/>
              </w:rPr>
              <w:t>消防加压送风</w:t>
            </w:r>
          </w:p>
        </w:tc>
        <w:tc>
          <w:tcPr>
            <w:tcW w:w="2551" w:type="dxa"/>
          </w:tcPr>
          <w:p w14:paraId="5C8E7D5C" w14:textId="77777777" w:rsidR="00FD6651" w:rsidRDefault="00FD6651" w:rsidP="00FD6651">
            <w:pPr>
              <w:jc w:val="center"/>
            </w:pPr>
            <w:r>
              <w:rPr>
                <w:rFonts w:hint="eastAsia"/>
              </w:rPr>
              <w:t>下送单层百叶</w:t>
            </w:r>
          </w:p>
          <w:p w14:paraId="616C2463" w14:textId="77777777" w:rsidR="0026747F" w:rsidRDefault="00FD6651" w:rsidP="00FD6651">
            <w:pPr>
              <w:jc w:val="center"/>
            </w:pPr>
            <w:r>
              <w:rPr>
                <w:rFonts w:hint="eastAsia"/>
              </w:rPr>
              <w:t>侧送单层百叶</w:t>
            </w:r>
          </w:p>
        </w:tc>
      </w:tr>
      <w:tr w:rsidR="0026747F" w14:paraId="0C3F5C87" w14:textId="77777777" w:rsidTr="00FD6651">
        <w:trPr>
          <w:jc w:val="center"/>
        </w:trPr>
        <w:tc>
          <w:tcPr>
            <w:tcW w:w="846" w:type="dxa"/>
            <w:vAlign w:val="center"/>
          </w:tcPr>
          <w:p w14:paraId="4245D546" w14:textId="77777777" w:rsidR="0026747F" w:rsidRDefault="0026747F" w:rsidP="00FD6651">
            <w:pPr>
              <w:jc w:val="center"/>
            </w:pPr>
            <w:r>
              <w:rPr>
                <w:rFonts w:hint="eastAsia"/>
              </w:rPr>
              <w:t>4</w:t>
            </w:r>
          </w:p>
        </w:tc>
        <w:tc>
          <w:tcPr>
            <w:tcW w:w="2410" w:type="dxa"/>
            <w:vAlign w:val="center"/>
          </w:tcPr>
          <w:p w14:paraId="0C13B234" w14:textId="77777777" w:rsidR="0026747F" w:rsidRDefault="0026747F" w:rsidP="00FD6651">
            <w:r>
              <w:rPr>
                <w:rFonts w:hint="eastAsia"/>
              </w:rPr>
              <w:t>厨房排油烟</w:t>
            </w:r>
          </w:p>
        </w:tc>
        <w:tc>
          <w:tcPr>
            <w:tcW w:w="2551" w:type="dxa"/>
          </w:tcPr>
          <w:p w14:paraId="6AA82B36" w14:textId="77777777" w:rsidR="004F2E9B" w:rsidRDefault="004F2E9B" w:rsidP="004F2E9B">
            <w:pPr>
              <w:jc w:val="center"/>
            </w:pPr>
            <w:r>
              <w:rPr>
                <w:rFonts w:hint="eastAsia"/>
              </w:rPr>
              <w:t>下回单层百叶</w:t>
            </w:r>
          </w:p>
          <w:p w14:paraId="508EAAE8" w14:textId="77777777" w:rsidR="0026747F" w:rsidRDefault="004F2E9B" w:rsidP="004F2E9B">
            <w:pPr>
              <w:jc w:val="center"/>
            </w:pPr>
            <w:r>
              <w:rPr>
                <w:rFonts w:hint="eastAsia"/>
              </w:rPr>
              <w:t>侧回单层百叶</w:t>
            </w:r>
          </w:p>
        </w:tc>
      </w:tr>
      <w:tr w:rsidR="0026747F" w14:paraId="4DCA9416" w14:textId="77777777" w:rsidTr="00FD6651">
        <w:trPr>
          <w:jc w:val="center"/>
        </w:trPr>
        <w:tc>
          <w:tcPr>
            <w:tcW w:w="846" w:type="dxa"/>
            <w:vAlign w:val="center"/>
          </w:tcPr>
          <w:p w14:paraId="75CD5D23" w14:textId="77777777" w:rsidR="0026747F" w:rsidRDefault="0026747F" w:rsidP="00FD6651">
            <w:pPr>
              <w:jc w:val="center"/>
            </w:pPr>
            <w:r>
              <w:rPr>
                <w:rFonts w:hint="eastAsia"/>
              </w:rPr>
              <w:t>5</w:t>
            </w:r>
          </w:p>
        </w:tc>
        <w:tc>
          <w:tcPr>
            <w:tcW w:w="2410" w:type="dxa"/>
            <w:vAlign w:val="center"/>
          </w:tcPr>
          <w:p w14:paraId="627B0D76" w14:textId="77777777" w:rsidR="0026747F" w:rsidRDefault="0026747F" w:rsidP="00FD6651">
            <w:r>
              <w:rPr>
                <w:rFonts w:hint="eastAsia"/>
              </w:rPr>
              <w:t>厨房排油烟补风</w:t>
            </w:r>
          </w:p>
        </w:tc>
        <w:tc>
          <w:tcPr>
            <w:tcW w:w="2551" w:type="dxa"/>
          </w:tcPr>
          <w:p w14:paraId="25C04A8D" w14:textId="77777777" w:rsidR="00FD6651" w:rsidRDefault="00FD6651" w:rsidP="00FD6651">
            <w:pPr>
              <w:jc w:val="center"/>
            </w:pPr>
            <w:r>
              <w:rPr>
                <w:rFonts w:hint="eastAsia"/>
              </w:rPr>
              <w:t>下送单层百叶</w:t>
            </w:r>
          </w:p>
          <w:p w14:paraId="5CF8BF2A" w14:textId="77777777" w:rsidR="0026747F" w:rsidRDefault="00FD6651" w:rsidP="00FD6651">
            <w:pPr>
              <w:jc w:val="center"/>
            </w:pPr>
            <w:r>
              <w:rPr>
                <w:rFonts w:hint="eastAsia"/>
              </w:rPr>
              <w:t>侧送单层百叶</w:t>
            </w:r>
          </w:p>
        </w:tc>
      </w:tr>
      <w:tr w:rsidR="0026747F" w14:paraId="25FC8B12" w14:textId="77777777" w:rsidTr="00FD6651">
        <w:trPr>
          <w:jc w:val="center"/>
        </w:trPr>
        <w:tc>
          <w:tcPr>
            <w:tcW w:w="846" w:type="dxa"/>
            <w:vAlign w:val="center"/>
          </w:tcPr>
          <w:p w14:paraId="6F9FE40F" w14:textId="77777777" w:rsidR="0026747F" w:rsidRDefault="0026747F" w:rsidP="00FD6651">
            <w:pPr>
              <w:jc w:val="center"/>
            </w:pPr>
            <w:r>
              <w:rPr>
                <w:rFonts w:hint="eastAsia"/>
              </w:rPr>
              <w:t>6</w:t>
            </w:r>
          </w:p>
        </w:tc>
        <w:tc>
          <w:tcPr>
            <w:tcW w:w="2410" w:type="dxa"/>
            <w:vAlign w:val="center"/>
          </w:tcPr>
          <w:p w14:paraId="63FD0C02" w14:textId="77777777" w:rsidR="0026747F" w:rsidRDefault="0026747F" w:rsidP="00FD6651">
            <w:r>
              <w:rPr>
                <w:rFonts w:hint="eastAsia"/>
              </w:rPr>
              <w:t>平时送风</w:t>
            </w:r>
          </w:p>
        </w:tc>
        <w:tc>
          <w:tcPr>
            <w:tcW w:w="2551" w:type="dxa"/>
          </w:tcPr>
          <w:p w14:paraId="7DC28C9A" w14:textId="77777777" w:rsidR="00FD6651" w:rsidRDefault="00FD6651" w:rsidP="00FD6651">
            <w:pPr>
              <w:jc w:val="center"/>
            </w:pPr>
            <w:r>
              <w:rPr>
                <w:rFonts w:hint="eastAsia"/>
              </w:rPr>
              <w:t>下送单层百叶</w:t>
            </w:r>
          </w:p>
          <w:p w14:paraId="2B98F505" w14:textId="77777777" w:rsidR="0026747F" w:rsidRDefault="00FD6651" w:rsidP="00FD6651">
            <w:pPr>
              <w:jc w:val="center"/>
            </w:pPr>
            <w:r>
              <w:rPr>
                <w:rFonts w:hint="eastAsia"/>
              </w:rPr>
              <w:t>侧送单层百叶</w:t>
            </w:r>
          </w:p>
        </w:tc>
      </w:tr>
      <w:tr w:rsidR="0026747F" w14:paraId="7CE425FE" w14:textId="77777777" w:rsidTr="00FD6651">
        <w:trPr>
          <w:jc w:val="center"/>
        </w:trPr>
        <w:tc>
          <w:tcPr>
            <w:tcW w:w="846" w:type="dxa"/>
            <w:vAlign w:val="center"/>
          </w:tcPr>
          <w:p w14:paraId="64700B9A" w14:textId="77777777" w:rsidR="0026747F" w:rsidRDefault="0026747F" w:rsidP="00FD6651">
            <w:pPr>
              <w:jc w:val="center"/>
            </w:pPr>
            <w:r>
              <w:rPr>
                <w:rFonts w:hint="eastAsia"/>
              </w:rPr>
              <w:t>7</w:t>
            </w:r>
          </w:p>
        </w:tc>
        <w:tc>
          <w:tcPr>
            <w:tcW w:w="2410" w:type="dxa"/>
            <w:vAlign w:val="center"/>
          </w:tcPr>
          <w:p w14:paraId="3979F986" w14:textId="77777777" w:rsidR="0026747F" w:rsidRDefault="0026747F" w:rsidP="00FD6651">
            <w:r>
              <w:rPr>
                <w:rFonts w:hint="eastAsia"/>
              </w:rPr>
              <w:t>平时排风</w:t>
            </w:r>
          </w:p>
        </w:tc>
        <w:tc>
          <w:tcPr>
            <w:tcW w:w="2551" w:type="dxa"/>
          </w:tcPr>
          <w:p w14:paraId="176656B5" w14:textId="77777777" w:rsidR="004F2E9B" w:rsidRDefault="004F2E9B" w:rsidP="004F2E9B">
            <w:pPr>
              <w:jc w:val="center"/>
            </w:pPr>
            <w:r>
              <w:rPr>
                <w:rFonts w:hint="eastAsia"/>
              </w:rPr>
              <w:t>下回单层百叶</w:t>
            </w:r>
          </w:p>
          <w:p w14:paraId="4C192D1A" w14:textId="77777777" w:rsidR="0026747F" w:rsidRDefault="004F2E9B" w:rsidP="004F2E9B">
            <w:pPr>
              <w:jc w:val="center"/>
            </w:pPr>
            <w:r>
              <w:rPr>
                <w:rFonts w:hint="eastAsia"/>
              </w:rPr>
              <w:t>侧回单层百叶</w:t>
            </w:r>
          </w:p>
        </w:tc>
      </w:tr>
      <w:tr w:rsidR="0026747F" w14:paraId="4D6030AB" w14:textId="77777777" w:rsidTr="00FD6651">
        <w:trPr>
          <w:jc w:val="center"/>
        </w:trPr>
        <w:tc>
          <w:tcPr>
            <w:tcW w:w="846" w:type="dxa"/>
            <w:vAlign w:val="center"/>
          </w:tcPr>
          <w:p w14:paraId="57928286" w14:textId="77777777" w:rsidR="0026747F" w:rsidRDefault="0026747F" w:rsidP="00FD6651">
            <w:pPr>
              <w:jc w:val="center"/>
            </w:pPr>
            <w:r>
              <w:rPr>
                <w:rFonts w:hint="eastAsia"/>
              </w:rPr>
              <w:t>8</w:t>
            </w:r>
          </w:p>
        </w:tc>
        <w:tc>
          <w:tcPr>
            <w:tcW w:w="2410" w:type="dxa"/>
            <w:vAlign w:val="center"/>
          </w:tcPr>
          <w:p w14:paraId="2AA63542" w14:textId="77777777" w:rsidR="0026747F" w:rsidRDefault="0026747F" w:rsidP="00FD6651">
            <w:r>
              <w:rPr>
                <w:rFonts w:hint="eastAsia"/>
              </w:rPr>
              <w:t>消防排烟兼平时</w:t>
            </w:r>
            <w:r w:rsidR="004F2E9B">
              <w:rPr>
                <w:rFonts w:hint="eastAsia"/>
              </w:rPr>
              <w:t>排</w:t>
            </w:r>
            <w:r>
              <w:rPr>
                <w:rFonts w:hint="eastAsia"/>
              </w:rPr>
              <w:t>风</w:t>
            </w:r>
          </w:p>
        </w:tc>
        <w:tc>
          <w:tcPr>
            <w:tcW w:w="2551" w:type="dxa"/>
          </w:tcPr>
          <w:p w14:paraId="4555F201" w14:textId="77777777" w:rsidR="00FD6651" w:rsidRDefault="00FD6651" w:rsidP="00FD6651">
            <w:pPr>
              <w:jc w:val="center"/>
            </w:pPr>
            <w:r>
              <w:rPr>
                <w:rFonts w:hint="eastAsia"/>
              </w:rPr>
              <w:t>下回单层百叶</w:t>
            </w:r>
          </w:p>
          <w:p w14:paraId="0D31DFB7" w14:textId="77777777" w:rsidR="0026747F" w:rsidRDefault="00FD6651" w:rsidP="00FD6651">
            <w:pPr>
              <w:jc w:val="center"/>
            </w:pPr>
            <w:r>
              <w:rPr>
                <w:rFonts w:hint="eastAsia"/>
              </w:rPr>
              <w:lastRenderedPageBreak/>
              <w:t>侧回单层百叶</w:t>
            </w:r>
          </w:p>
        </w:tc>
      </w:tr>
      <w:tr w:rsidR="0026747F" w14:paraId="51A811B3" w14:textId="77777777" w:rsidTr="00FD6651">
        <w:trPr>
          <w:jc w:val="center"/>
        </w:trPr>
        <w:tc>
          <w:tcPr>
            <w:tcW w:w="846" w:type="dxa"/>
            <w:vAlign w:val="center"/>
          </w:tcPr>
          <w:p w14:paraId="7E37EB01" w14:textId="77777777" w:rsidR="0026747F" w:rsidRDefault="0026747F" w:rsidP="00FD6651">
            <w:pPr>
              <w:jc w:val="center"/>
            </w:pPr>
            <w:r>
              <w:rPr>
                <w:rFonts w:hint="eastAsia"/>
              </w:rPr>
              <w:lastRenderedPageBreak/>
              <w:t>9</w:t>
            </w:r>
          </w:p>
        </w:tc>
        <w:tc>
          <w:tcPr>
            <w:tcW w:w="2410" w:type="dxa"/>
            <w:vAlign w:val="center"/>
          </w:tcPr>
          <w:p w14:paraId="423F923B" w14:textId="77777777" w:rsidR="0026747F" w:rsidRDefault="0026747F" w:rsidP="00FD6651">
            <w:r>
              <w:rPr>
                <w:rFonts w:hint="eastAsia"/>
              </w:rPr>
              <w:t>消防补风兼平时送风</w:t>
            </w:r>
          </w:p>
        </w:tc>
        <w:tc>
          <w:tcPr>
            <w:tcW w:w="2551" w:type="dxa"/>
          </w:tcPr>
          <w:p w14:paraId="1BD9A77E" w14:textId="77777777" w:rsidR="00FD6651" w:rsidRDefault="00FD6651" w:rsidP="00FD6651">
            <w:pPr>
              <w:jc w:val="center"/>
            </w:pPr>
            <w:r>
              <w:rPr>
                <w:rFonts w:hint="eastAsia"/>
              </w:rPr>
              <w:t>下送单层百叶</w:t>
            </w:r>
          </w:p>
          <w:p w14:paraId="07FB603F" w14:textId="77777777" w:rsidR="0026747F" w:rsidRDefault="00FD6651" w:rsidP="00FD6651">
            <w:pPr>
              <w:jc w:val="center"/>
            </w:pPr>
            <w:r>
              <w:rPr>
                <w:rFonts w:hint="eastAsia"/>
              </w:rPr>
              <w:t>侧送单层百叶</w:t>
            </w:r>
          </w:p>
        </w:tc>
      </w:tr>
      <w:tr w:rsidR="0026747F" w14:paraId="446CD086" w14:textId="77777777" w:rsidTr="00FD6651">
        <w:trPr>
          <w:jc w:val="center"/>
        </w:trPr>
        <w:tc>
          <w:tcPr>
            <w:tcW w:w="846" w:type="dxa"/>
            <w:vAlign w:val="center"/>
          </w:tcPr>
          <w:p w14:paraId="37BBDE70" w14:textId="77777777" w:rsidR="0026747F" w:rsidRDefault="0026747F" w:rsidP="00FD6651">
            <w:pPr>
              <w:jc w:val="center"/>
            </w:pPr>
            <w:r>
              <w:rPr>
                <w:rFonts w:hint="eastAsia"/>
              </w:rPr>
              <w:t>1</w:t>
            </w:r>
            <w:r>
              <w:t>0</w:t>
            </w:r>
          </w:p>
        </w:tc>
        <w:tc>
          <w:tcPr>
            <w:tcW w:w="2410" w:type="dxa"/>
            <w:vAlign w:val="center"/>
          </w:tcPr>
          <w:p w14:paraId="3D51436F" w14:textId="77777777" w:rsidR="0026747F" w:rsidRDefault="0026747F" w:rsidP="00FD6651">
            <w:r>
              <w:rPr>
                <w:rFonts w:hint="eastAsia"/>
              </w:rPr>
              <w:t>事故排风</w:t>
            </w:r>
          </w:p>
        </w:tc>
        <w:tc>
          <w:tcPr>
            <w:tcW w:w="2551" w:type="dxa"/>
          </w:tcPr>
          <w:p w14:paraId="7194BD82" w14:textId="77777777" w:rsidR="00FD6651" w:rsidRDefault="00FD6651" w:rsidP="00FD6651">
            <w:pPr>
              <w:jc w:val="center"/>
            </w:pPr>
            <w:r>
              <w:rPr>
                <w:rFonts w:hint="eastAsia"/>
              </w:rPr>
              <w:t>下回单层百叶</w:t>
            </w:r>
          </w:p>
          <w:p w14:paraId="7237094D" w14:textId="77777777" w:rsidR="0026747F" w:rsidRDefault="00FD6651" w:rsidP="00FD6651">
            <w:pPr>
              <w:jc w:val="center"/>
            </w:pPr>
            <w:r>
              <w:rPr>
                <w:rFonts w:hint="eastAsia"/>
              </w:rPr>
              <w:t>侧回单层百叶</w:t>
            </w:r>
          </w:p>
        </w:tc>
      </w:tr>
      <w:tr w:rsidR="0026747F" w14:paraId="79A45959" w14:textId="77777777" w:rsidTr="00FD6651">
        <w:trPr>
          <w:jc w:val="center"/>
        </w:trPr>
        <w:tc>
          <w:tcPr>
            <w:tcW w:w="846" w:type="dxa"/>
            <w:vAlign w:val="center"/>
          </w:tcPr>
          <w:p w14:paraId="1D8880C5" w14:textId="77777777" w:rsidR="0026747F" w:rsidRDefault="0026747F" w:rsidP="00FD6651">
            <w:pPr>
              <w:jc w:val="center"/>
            </w:pPr>
            <w:r>
              <w:rPr>
                <w:rFonts w:hint="eastAsia"/>
              </w:rPr>
              <w:t>1</w:t>
            </w:r>
            <w:r>
              <w:t>1</w:t>
            </w:r>
          </w:p>
        </w:tc>
        <w:tc>
          <w:tcPr>
            <w:tcW w:w="2410" w:type="dxa"/>
            <w:vAlign w:val="center"/>
          </w:tcPr>
          <w:p w14:paraId="18C0C21C" w14:textId="77777777" w:rsidR="0026747F" w:rsidRDefault="0026747F" w:rsidP="00FD6651">
            <w:r>
              <w:rPr>
                <w:rFonts w:hint="eastAsia"/>
              </w:rPr>
              <w:t>事故补风</w:t>
            </w:r>
          </w:p>
        </w:tc>
        <w:tc>
          <w:tcPr>
            <w:tcW w:w="2551" w:type="dxa"/>
          </w:tcPr>
          <w:p w14:paraId="35E37D05" w14:textId="77777777" w:rsidR="00FD6651" w:rsidRDefault="00FD6651" w:rsidP="00FD6651">
            <w:pPr>
              <w:jc w:val="center"/>
            </w:pPr>
            <w:r>
              <w:rPr>
                <w:rFonts w:hint="eastAsia"/>
              </w:rPr>
              <w:t>下送单层百叶</w:t>
            </w:r>
          </w:p>
          <w:p w14:paraId="73400247" w14:textId="77777777" w:rsidR="0026747F" w:rsidRDefault="00FD6651" w:rsidP="00FD6651">
            <w:pPr>
              <w:jc w:val="center"/>
            </w:pPr>
            <w:r>
              <w:rPr>
                <w:rFonts w:hint="eastAsia"/>
              </w:rPr>
              <w:t>侧送单层百叶</w:t>
            </w:r>
          </w:p>
        </w:tc>
      </w:tr>
      <w:tr w:rsidR="0026747F" w14:paraId="53093173" w14:textId="77777777" w:rsidTr="00FD6651">
        <w:trPr>
          <w:jc w:val="center"/>
        </w:trPr>
        <w:tc>
          <w:tcPr>
            <w:tcW w:w="846" w:type="dxa"/>
            <w:vAlign w:val="center"/>
          </w:tcPr>
          <w:p w14:paraId="31049967" w14:textId="77777777" w:rsidR="0026747F" w:rsidRDefault="0026747F" w:rsidP="00FD6651">
            <w:pPr>
              <w:jc w:val="center"/>
            </w:pPr>
            <w:r>
              <w:rPr>
                <w:rFonts w:hint="eastAsia"/>
              </w:rPr>
              <w:t>1</w:t>
            </w:r>
            <w:r>
              <w:t>2</w:t>
            </w:r>
          </w:p>
        </w:tc>
        <w:tc>
          <w:tcPr>
            <w:tcW w:w="2410" w:type="dxa"/>
            <w:vAlign w:val="center"/>
          </w:tcPr>
          <w:p w14:paraId="187DD7D1" w14:textId="77777777" w:rsidR="0026747F" w:rsidRDefault="0026747F" w:rsidP="00FD6651">
            <w:r>
              <w:rPr>
                <w:rFonts w:hint="eastAsia"/>
              </w:rPr>
              <w:t>平时送风兼事故补风</w:t>
            </w:r>
          </w:p>
        </w:tc>
        <w:tc>
          <w:tcPr>
            <w:tcW w:w="2551" w:type="dxa"/>
          </w:tcPr>
          <w:p w14:paraId="2ECD26C6" w14:textId="77777777" w:rsidR="00FD6651" w:rsidRDefault="00FD6651" w:rsidP="00FD6651">
            <w:pPr>
              <w:jc w:val="center"/>
            </w:pPr>
            <w:r>
              <w:rPr>
                <w:rFonts w:hint="eastAsia"/>
              </w:rPr>
              <w:t>下送单层百叶</w:t>
            </w:r>
          </w:p>
          <w:p w14:paraId="0F55361A" w14:textId="77777777" w:rsidR="0026747F" w:rsidRDefault="00FD6651" w:rsidP="00FD6651">
            <w:pPr>
              <w:jc w:val="center"/>
            </w:pPr>
            <w:r>
              <w:rPr>
                <w:rFonts w:hint="eastAsia"/>
              </w:rPr>
              <w:t>侧送单层百叶</w:t>
            </w:r>
          </w:p>
        </w:tc>
      </w:tr>
      <w:tr w:rsidR="0026747F" w14:paraId="1C7AE931" w14:textId="77777777" w:rsidTr="00FD6651">
        <w:trPr>
          <w:jc w:val="center"/>
        </w:trPr>
        <w:tc>
          <w:tcPr>
            <w:tcW w:w="846" w:type="dxa"/>
            <w:vAlign w:val="center"/>
          </w:tcPr>
          <w:p w14:paraId="22BAF6D9" w14:textId="77777777" w:rsidR="0026747F" w:rsidRDefault="0026747F" w:rsidP="00FD6651">
            <w:pPr>
              <w:jc w:val="center"/>
            </w:pPr>
            <w:r>
              <w:rPr>
                <w:rFonts w:hint="eastAsia"/>
              </w:rPr>
              <w:t>1</w:t>
            </w:r>
            <w:r>
              <w:t>3</w:t>
            </w:r>
          </w:p>
        </w:tc>
        <w:tc>
          <w:tcPr>
            <w:tcW w:w="2410" w:type="dxa"/>
            <w:vAlign w:val="center"/>
          </w:tcPr>
          <w:p w14:paraId="799CB626" w14:textId="77777777" w:rsidR="0026747F" w:rsidRDefault="0026747F" w:rsidP="00FD6651">
            <w:r>
              <w:rPr>
                <w:rFonts w:hint="eastAsia"/>
              </w:rPr>
              <w:t>平时排风兼事故排风</w:t>
            </w:r>
          </w:p>
        </w:tc>
        <w:tc>
          <w:tcPr>
            <w:tcW w:w="2551" w:type="dxa"/>
          </w:tcPr>
          <w:p w14:paraId="0C04CF69" w14:textId="77777777" w:rsidR="00FD6651" w:rsidRDefault="00FD6651" w:rsidP="00FD6651">
            <w:pPr>
              <w:jc w:val="center"/>
            </w:pPr>
            <w:r>
              <w:rPr>
                <w:rFonts w:hint="eastAsia"/>
              </w:rPr>
              <w:t>下回单层百叶</w:t>
            </w:r>
          </w:p>
          <w:p w14:paraId="2F95AF82" w14:textId="77777777" w:rsidR="0026747F" w:rsidRDefault="00FD6651" w:rsidP="00FD6651">
            <w:pPr>
              <w:jc w:val="center"/>
            </w:pPr>
            <w:r>
              <w:rPr>
                <w:rFonts w:hint="eastAsia"/>
              </w:rPr>
              <w:t>侧回单层百叶</w:t>
            </w:r>
          </w:p>
        </w:tc>
      </w:tr>
    </w:tbl>
    <w:p w14:paraId="3250C3E9" w14:textId="77777777" w:rsidR="00CD01E8" w:rsidRDefault="00CD01E8" w:rsidP="00CD01E8">
      <w:pPr>
        <w:pStyle w:val="a0"/>
        <w:numPr>
          <w:ilvl w:val="0"/>
          <w:numId w:val="26"/>
        </w:numPr>
        <w:ind w:firstLineChars="0"/>
      </w:pPr>
      <w:r>
        <w:rPr>
          <w:rFonts w:hint="eastAsia"/>
        </w:rPr>
        <w:t>风口规格计算</w:t>
      </w:r>
    </w:p>
    <w:p w14:paraId="5F788394" w14:textId="77777777" w:rsidR="00334FDB" w:rsidRDefault="00334FDB" w:rsidP="00334FDB">
      <w:pPr>
        <w:jc w:val="center"/>
      </w:pPr>
      <w:r>
        <w:rPr>
          <w:noProof/>
        </w:rPr>
        <w:drawing>
          <wp:inline distT="0" distB="0" distL="0" distR="0" wp14:anchorId="2EFBBE9F" wp14:editId="0ACCA18C">
            <wp:extent cx="3824577" cy="1789902"/>
            <wp:effectExtent l="0" t="0" r="508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9702" cy="1806340"/>
                    </a:xfrm>
                    <a:prstGeom prst="rect">
                      <a:avLst/>
                    </a:prstGeom>
                  </pic:spPr>
                </pic:pic>
              </a:graphicData>
            </a:graphic>
          </wp:inline>
        </w:drawing>
      </w:r>
    </w:p>
    <w:p w14:paraId="2D5CBEFA" w14:textId="77777777" w:rsidR="00FE3336" w:rsidRDefault="00FE3336" w:rsidP="00A27104">
      <w:pPr>
        <w:ind w:firstLine="420"/>
      </w:pPr>
      <w:r>
        <w:rPr>
          <w:rFonts w:hint="eastAsia"/>
        </w:rPr>
        <w:t>风口总数</w:t>
      </w:r>
      <w:r w:rsidR="007E7E75">
        <w:rPr>
          <w:rFonts w:hint="eastAsia"/>
        </w:rPr>
        <w:t>n</w:t>
      </w:r>
      <w:r>
        <w:rPr>
          <w:rFonts w:hint="eastAsia"/>
        </w:rPr>
        <w:t>指的是整段中心线上生成的风管</w:t>
      </w:r>
      <w:r w:rsidR="007E7E75">
        <w:rPr>
          <w:rFonts w:hint="eastAsia"/>
        </w:rPr>
        <w:t>所需要布置的风口的总数。</w:t>
      </w:r>
    </w:p>
    <w:p w14:paraId="5A173A1C" w14:textId="77777777" w:rsidR="007E7E75" w:rsidRDefault="007E7E75" w:rsidP="00C90F86">
      <w:r>
        <w:tab/>
      </w:r>
      <w:r>
        <w:rPr>
          <w:rFonts w:hint="eastAsia"/>
        </w:rPr>
        <w:t>风口风速</w:t>
      </w:r>
      <w:r w:rsidR="007D1AC5">
        <w:rPr>
          <w:rFonts w:hint="eastAsia"/>
        </w:rPr>
        <w:t>μ</w:t>
      </w:r>
      <w:r w:rsidR="007D1AC5" w:rsidRPr="007D1AC5">
        <w:rPr>
          <w:rFonts w:hint="eastAsia"/>
          <w:vertAlign w:val="subscript"/>
        </w:rPr>
        <w:t>f</w:t>
      </w:r>
      <w:r>
        <w:rPr>
          <w:rFonts w:hint="eastAsia"/>
        </w:rPr>
        <w:t>用来计算“计算面积”，指的是一个风口的计算逻辑。</w:t>
      </w:r>
    </w:p>
    <w:p w14:paraId="481D3457" w14:textId="77777777" w:rsidR="007E7E75" w:rsidRPr="00FF66FF" w:rsidRDefault="007E7E75" w:rsidP="00C90F86">
      <w:r>
        <w:tab/>
        <w:t xml:space="preserve">a = </w:t>
      </w:r>
      <w:r>
        <w:rPr>
          <w:rFonts w:hint="eastAsia"/>
        </w:rPr>
        <w:t>V</w:t>
      </w:r>
      <w:r w:rsidR="007D1AC5">
        <w:t xml:space="preserve"> </w:t>
      </w:r>
      <w:r w:rsidR="007D1AC5">
        <w:rPr>
          <w:rFonts w:hint="eastAsia"/>
        </w:rPr>
        <w:t xml:space="preserve">÷ </w:t>
      </w:r>
      <w:r w:rsidR="007D1AC5">
        <w:t>3600</w:t>
      </w:r>
      <w:r>
        <w:t xml:space="preserve"> </w:t>
      </w:r>
      <w:r w:rsidR="007D1AC5">
        <w:rPr>
          <w:rFonts w:hint="eastAsia"/>
        </w:rPr>
        <w:t>÷</w:t>
      </w:r>
      <w:r w:rsidR="007D1AC5">
        <w:t xml:space="preserve"> </w:t>
      </w:r>
      <w:r>
        <w:t>n</w:t>
      </w:r>
      <w:r w:rsidR="007D1AC5">
        <w:t xml:space="preserve"> </w:t>
      </w:r>
      <w:r w:rsidR="007D1AC5">
        <w:rPr>
          <w:rFonts w:hint="eastAsia"/>
        </w:rPr>
        <w:t>÷</w:t>
      </w:r>
      <w:r w:rsidR="007D1AC5">
        <w:t xml:space="preserve"> </w:t>
      </w:r>
      <w:r w:rsidR="007D1AC5">
        <w:rPr>
          <w:rFonts w:hint="eastAsia"/>
        </w:rPr>
        <w:t>μ</w:t>
      </w:r>
      <w:r w:rsidR="007D1AC5" w:rsidRPr="007D1AC5">
        <w:rPr>
          <w:rFonts w:hint="eastAsia"/>
          <w:vertAlign w:val="subscript"/>
        </w:rPr>
        <w:t>f</w:t>
      </w:r>
      <w:r w:rsidR="00FF66FF">
        <w:t xml:space="preserve"> </w:t>
      </w:r>
      <w:r w:rsidR="00FF66FF">
        <w:rPr>
          <w:rFonts w:hint="eastAsia"/>
        </w:rPr>
        <w:t>这个a就是要填在U</w:t>
      </w:r>
      <w:r w:rsidR="00FF66FF">
        <w:t>I</w:t>
      </w:r>
      <w:r w:rsidR="00FF66FF">
        <w:rPr>
          <w:rFonts w:hint="eastAsia"/>
        </w:rPr>
        <w:t>上的计算面积</w:t>
      </w:r>
      <w:r w:rsidR="00CD01E8">
        <w:rPr>
          <w:rFonts w:hint="eastAsia"/>
        </w:rPr>
        <w:t>，计算面积强制保留小数点2位，向上取。</w:t>
      </w:r>
    </w:p>
    <w:p w14:paraId="236DC43A" w14:textId="77777777" w:rsidR="007D1AC5" w:rsidRDefault="007D1AC5" w:rsidP="00C90F86">
      <w:r>
        <w:tab/>
      </w:r>
      <w:r>
        <w:rPr>
          <w:rFonts w:hint="eastAsia"/>
        </w:rPr>
        <w:t>a</w:t>
      </w:r>
      <w:r w:rsidRPr="007D1AC5">
        <w:rPr>
          <w:vertAlign w:val="subscript"/>
        </w:rPr>
        <w:t>max</w:t>
      </w:r>
      <w:r>
        <w:t xml:space="preserve"> = a x (1</w:t>
      </w:r>
      <w:r w:rsidR="009024EC">
        <w:t xml:space="preserve"> </w:t>
      </w:r>
      <w:r>
        <w:t>+</w:t>
      </w:r>
      <w:r w:rsidR="009024EC">
        <w:t xml:space="preserve"> </w:t>
      </w:r>
      <w:r>
        <w:t>15%)</w:t>
      </w:r>
    </w:p>
    <w:p w14:paraId="450D97A6" w14:textId="77777777" w:rsidR="007D1AC5" w:rsidRDefault="00C32C91" w:rsidP="00C32C91">
      <w:pPr>
        <w:pStyle w:val="a0"/>
        <w:numPr>
          <w:ilvl w:val="0"/>
          <w:numId w:val="9"/>
        </w:numPr>
        <w:ind w:firstLineChars="0"/>
      </w:pPr>
      <w:r>
        <w:rPr>
          <w:rFonts w:hint="eastAsia"/>
        </w:rPr>
        <w:t>推荐</w:t>
      </w:r>
    </w:p>
    <w:p w14:paraId="357F8616" w14:textId="77777777" w:rsidR="00C32C91" w:rsidRDefault="00B8677E" w:rsidP="009F4317">
      <w:pPr>
        <w:ind w:firstLine="420"/>
      </w:pPr>
      <w:r>
        <w:rPr>
          <w:rFonts w:hint="eastAsia"/>
        </w:rPr>
        <w:t>自动生成面积在a至a</w:t>
      </w:r>
      <w:r w:rsidRPr="009F4317">
        <w:rPr>
          <w:vertAlign w:val="subscript"/>
        </w:rPr>
        <w:t>max</w:t>
      </w:r>
      <w:r>
        <w:rPr>
          <w:rFonts w:hint="eastAsia"/>
        </w:rPr>
        <w:t>之间的</w:t>
      </w:r>
      <w:r w:rsidR="00B71CA7">
        <w:rPr>
          <w:rFonts w:hint="eastAsia"/>
        </w:rPr>
        <w:t>风口的列表。风口的模数以1</w:t>
      </w:r>
      <w:r w:rsidR="00B71CA7">
        <w:t>0</w:t>
      </w:r>
      <w:r w:rsidR="00B71CA7">
        <w:rPr>
          <w:rFonts w:hint="eastAsia"/>
        </w:rPr>
        <w:t>为间隔</w:t>
      </w:r>
      <w:r w:rsidR="00B16F4C">
        <w:rPr>
          <w:rFonts w:hint="eastAsia"/>
        </w:rPr>
        <w:t>，排序上从小到大，宽度优先。</w:t>
      </w:r>
    </w:p>
    <w:p w14:paraId="7847B81B" w14:textId="77777777" w:rsidR="00C32C91" w:rsidRDefault="00C32C91" w:rsidP="00C32C91">
      <w:pPr>
        <w:pStyle w:val="a0"/>
        <w:numPr>
          <w:ilvl w:val="0"/>
          <w:numId w:val="9"/>
        </w:numPr>
        <w:ind w:firstLineChars="0"/>
      </w:pPr>
      <w:r>
        <w:rPr>
          <w:rFonts w:hint="eastAsia"/>
        </w:rPr>
        <w:t>自定</w:t>
      </w:r>
    </w:p>
    <w:p w14:paraId="726ED3E6" w14:textId="77777777" w:rsidR="00020B6B" w:rsidRDefault="00020B6B" w:rsidP="00FA719E">
      <w:pPr>
        <w:ind w:firstLine="420"/>
      </w:pPr>
      <w:r>
        <w:rPr>
          <w:rFonts w:hint="eastAsia"/>
        </w:rPr>
        <w:t>用户输入规格后自动计算风速，便于用户判断风速是否正确。注意输入值必须是1</w:t>
      </w:r>
      <w:r>
        <w:t>0</w:t>
      </w:r>
      <w:r>
        <w:rPr>
          <w:rFonts w:hint="eastAsia"/>
        </w:rPr>
        <w:t>的倍数的正整数。</w:t>
      </w:r>
    </w:p>
    <w:p w14:paraId="20C41492" w14:textId="77777777" w:rsidR="00020B6B" w:rsidRDefault="00020B6B" w:rsidP="00020B6B">
      <w:pPr>
        <w:pStyle w:val="a0"/>
        <w:ind w:left="420" w:firstLineChars="0" w:firstLine="0"/>
      </w:pPr>
      <w:r>
        <w:rPr>
          <w:rFonts w:hint="eastAsia"/>
        </w:rPr>
        <w:t>μ</w:t>
      </w:r>
      <w:r>
        <w:t xml:space="preserve"> </w:t>
      </w:r>
      <w:r>
        <w:rPr>
          <w:rFonts w:hint="eastAsia"/>
        </w:rPr>
        <w:t>=</w:t>
      </w:r>
      <w:r>
        <w:t xml:space="preserve"> </w:t>
      </w:r>
      <w:r>
        <w:rPr>
          <w:rFonts w:hint="eastAsia"/>
        </w:rPr>
        <w:t>V</w:t>
      </w:r>
      <w:r>
        <w:t xml:space="preserve"> </w:t>
      </w:r>
      <w:r>
        <w:rPr>
          <w:rFonts w:hint="eastAsia"/>
        </w:rPr>
        <w:t xml:space="preserve">÷ </w:t>
      </w:r>
      <w:r>
        <w:t xml:space="preserve">3600 </w:t>
      </w:r>
      <w:r>
        <w:rPr>
          <w:rFonts w:hint="eastAsia"/>
        </w:rPr>
        <w:t>÷</w:t>
      </w:r>
      <w:r>
        <w:t xml:space="preserve"> n </w:t>
      </w:r>
      <w:r>
        <w:rPr>
          <w:rFonts w:hint="eastAsia"/>
        </w:rPr>
        <w:t>÷（A</w:t>
      </w:r>
      <w:r>
        <w:t xml:space="preserve"> x B </w:t>
      </w:r>
      <w:r>
        <w:rPr>
          <w:rFonts w:hint="eastAsia"/>
        </w:rPr>
        <w:t>÷</w:t>
      </w:r>
      <w:r>
        <w:t xml:space="preserve"> 1000000</w:t>
      </w:r>
      <w:r>
        <w:rPr>
          <w:rFonts w:hint="eastAsia"/>
        </w:rPr>
        <w:t>）</w:t>
      </w:r>
    </w:p>
    <w:p w14:paraId="1D55DBD0" w14:textId="77777777" w:rsidR="00DF5083" w:rsidRDefault="00DF5083" w:rsidP="00DF5083">
      <w:pPr>
        <w:pStyle w:val="a0"/>
        <w:numPr>
          <w:ilvl w:val="0"/>
          <w:numId w:val="26"/>
        </w:numPr>
        <w:ind w:firstLineChars="0"/>
      </w:pPr>
      <w:r>
        <w:rPr>
          <w:rFonts w:hint="eastAsia"/>
        </w:rPr>
        <w:t>风口总数</w:t>
      </w:r>
    </w:p>
    <w:p w14:paraId="01DE8BF0" w14:textId="77777777" w:rsidR="00DF5083" w:rsidRDefault="00C9219E" w:rsidP="00C9219E">
      <w:pPr>
        <w:ind w:left="360"/>
      </w:pPr>
      <w:r>
        <w:rPr>
          <w:rFonts w:hint="eastAsia"/>
        </w:rPr>
        <w:t>初始1</w:t>
      </w:r>
      <w:r>
        <w:t>6</w:t>
      </w:r>
    </w:p>
    <w:p w14:paraId="51AB33B4" w14:textId="77777777" w:rsidR="00DF5083" w:rsidRDefault="00C9219E" w:rsidP="00DF5083">
      <w:pPr>
        <w:pStyle w:val="a0"/>
        <w:numPr>
          <w:ilvl w:val="0"/>
          <w:numId w:val="26"/>
        </w:numPr>
        <w:ind w:firstLineChars="0"/>
      </w:pPr>
      <w:r>
        <w:rPr>
          <w:rFonts w:hint="eastAsia"/>
        </w:rPr>
        <w:t>风口风速</w:t>
      </w:r>
    </w:p>
    <w:p w14:paraId="2FEB5F1B" w14:textId="77777777" w:rsidR="00DF5083" w:rsidRDefault="00C9219E" w:rsidP="00C9219E">
      <w:pPr>
        <w:ind w:left="360"/>
      </w:pPr>
      <w:r>
        <w:rPr>
          <w:rFonts w:hint="eastAsia"/>
        </w:rPr>
        <w:t>初始2</w:t>
      </w:r>
      <w:r>
        <w:t xml:space="preserve">.5 </w:t>
      </w:r>
      <w:r>
        <w:rPr>
          <w:rFonts w:hint="eastAsia"/>
        </w:rPr>
        <w:t>最大1</w:t>
      </w:r>
      <w:r>
        <w:t xml:space="preserve">0 </w:t>
      </w:r>
      <w:r>
        <w:rPr>
          <w:rFonts w:hint="eastAsia"/>
        </w:rPr>
        <w:t>最小0</w:t>
      </w:r>
      <w:r>
        <w:t>.1</w:t>
      </w:r>
    </w:p>
    <w:p w14:paraId="73AC49B3" w14:textId="77777777" w:rsidR="00334FDB" w:rsidRDefault="00334FDB" w:rsidP="00334FDB">
      <w:pPr>
        <w:pStyle w:val="a0"/>
        <w:numPr>
          <w:ilvl w:val="0"/>
          <w:numId w:val="26"/>
        </w:numPr>
        <w:ind w:firstLineChars="0"/>
      </w:pPr>
      <w:r>
        <w:rPr>
          <w:rFonts w:hint="eastAsia"/>
        </w:rPr>
        <w:t>风口名称</w:t>
      </w:r>
    </w:p>
    <w:p w14:paraId="33944F64" w14:textId="77777777" w:rsidR="00334FDB" w:rsidRDefault="00496FDB" w:rsidP="00334FDB">
      <w:pPr>
        <w:pStyle w:val="a0"/>
        <w:ind w:left="360" w:firstLineChars="0" w:firstLine="0"/>
      </w:pPr>
      <w:r>
        <w:rPr>
          <w:noProof/>
        </w:rPr>
        <w:lastRenderedPageBreak/>
        <w:drawing>
          <wp:inline distT="0" distB="0" distL="0" distR="0" wp14:anchorId="675E2BC8" wp14:editId="22C29324">
            <wp:extent cx="1844702" cy="319555"/>
            <wp:effectExtent l="0" t="0" r="3175"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7911" cy="328772"/>
                    </a:xfrm>
                    <a:prstGeom prst="rect">
                      <a:avLst/>
                    </a:prstGeom>
                  </pic:spPr>
                </pic:pic>
              </a:graphicData>
            </a:graphic>
          </wp:inline>
        </w:drawing>
      </w:r>
    </w:p>
    <w:p w14:paraId="5BB67070" w14:textId="77777777" w:rsidR="00496FDB" w:rsidRPr="007D1AC5" w:rsidRDefault="00496FDB" w:rsidP="00334FDB">
      <w:pPr>
        <w:pStyle w:val="a0"/>
        <w:ind w:left="360" w:firstLineChars="0" w:firstLine="0"/>
      </w:pPr>
      <w:r>
        <w:rPr>
          <w:rFonts w:hint="eastAsia"/>
        </w:rPr>
        <w:t>初始值默认“AH</w:t>
      </w:r>
      <w:r>
        <w:t>/D</w:t>
      </w:r>
      <w:r>
        <w:rPr>
          <w:rFonts w:hint="eastAsia"/>
        </w:rPr>
        <w:t>”</w:t>
      </w:r>
    </w:p>
    <w:p w14:paraId="010472FA" w14:textId="77777777" w:rsidR="009F47B7" w:rsidRDefault="009F47B7" w:rsidP="00250C84">
      <w:pPr>
        <w:pStyle w:val="2"/>
      </w:pPr>
      <w:r>
        <w:rPr>
          <w:rFonts w:hint="eastAsia"/>
        </w:rPr>
        <w:t>图层</w:t>
      </w:r>
    </w:p>
    <w:p w14:paraId="22BB7EB8" w14:textId="77777777" w:rsidR="009F47B7" w:rsidRDefault="00BF29FE" w:rsidP="005473B1">
      <w:pPr>
        <w:ind w:firstLine="420"/>
      </w:pPr>
      <w:r>
        <w:rPr>
          <w:rFonts w:hint="eastAsia"/>
        </w:rPr>
        <w:t>不同应用场景下</w:t>
      </w:r>
      <w:r w:rsidR="008A7B90">
        <w:rPr>
          <w:rFonts w:hint="eastAsia"/>
        </w:rPr>
        <w:t>绘制图元的图层不同。</w:t>
      </w:r>
    </w:p>
    <w:tbl>
      <w:tblPr>
        <w:tblStyle w:val="a4"/>
        <w:tblW w:w="0" w:type="auto"/>
        <w:jc w:val="center"/>
        <w:tblLook w:val="04A0" w:firstRow="1" w:lastRow="0" w:firstColumn="1" w:lastColumn="0" w:noHBand="0" w:noVBand="1"/>
      </w:tblPr>
      <w:tblGrid>
        <w:gridCol w:w="1838"/>
        <w:gridCol w:w="2410"/>
        <w:gridCol w:w="1842"/>
        <w:gridCol w:w="2126"/>
      </w:tblGrid>
      <w:tr w:rsidR="00DF5083" w14:paraId="3716A29F" w14:textId="77777777" w:rsidTr="008A7B90">
        <w:trPr>
          <w:jc w:val="center"/>
        </w:trPr>
        <w:tc>
          <w:tcPr>
            <w:tcW w:w="1838" w:type="dxa"/>
            <w:vAlign w:val="center"/>
          </w:tcPr>
          <w:p w14:paraId="0DF91E88" w14:textId="77777777" w:rsidR="00DF5083" w:rsidRDefault="00DF5083" w:rsidP="008A7B90">
            <w:pPr>
              <w:jc w:val="center"/>
            </w:pPr>
            <w:r>
              <w:rPr>
                <w:rFonts w:hint="eastAsia"/>
              </w:rPr>
              <w:t>图元</w:t>
            </w:r>
          </w:p>
        </w:tc>
        <w:tc>
          <w:tcPr>
            <w:tcW w:w="2410" w:type="dxa"/>
            <w:vAlign w:val="center"/>
          </w:tcPr>
          <w:p w14:paraId="2915038A" w14:textId="77777777" w:rsidR="00DF5083" w:rsidRDefault="008A7B90" w:rsidP="008A7B90">
            <w:pPr>
              <w:jc w:val="center"/>
            </w:pPr>
            <w:r>
              <w:rPr>
                <w:rFonts w:hint="eastAsia"/>
              </w:rPr>
              <w:t>消防</w:t>
            </w:r>
            <w:r w:rsidR="00DF5083">
              <w:rPr>
                <w:rFonts w:hint="eastAsia"/>
              </w:rPr>
              <w:t>排烟兼</w:t>
            </w:r>
            <w:r>
              <w:rPr>
                <w:rFonts w:hint="eastAsia"/>
              </w:rPr>
              <w:t>平时</w:t>
            </w:r>
            <w:r w:rsidR="00DF5083">
              <w:rPr>
                <w:rFonts w:hint="eastAsia"/>
              </w:rPr>
              <w:t>排风</w:t>
            </w:r>
          </w:p>
          <w:p w14:paraId="263582D7" w14:textId="77777777" w:rsidR="00DF5083" w:rsidRDefault="008A7B90" w:rsidP="008A7B90">
            <w:pPr>
              <w:jc w:val="center"/>
            </w:pPr>
            <w:r>
              <w:rPr>
                <w:rFonts w:hint="eastAsia"/>
              </w:rPr>
              <w:t>消防</w:t>
            </w:r>
            <w:r w:rsidR="00DF5083">
              <w:rPr>
                <w:rFonts w:hint="eastAsia"/>
              </w:rPr>
              <w:t>补风兼</w:t>
            </w:r>
            <w:r>
              <w:rPr>
                <w:rFonts w:hint="eastAsia"/>
              </w:rPr>
              <w:t>平时</w:t>
            </w:r>
            <w:r w:rsidR="00DF5083">
              <w:rPr>
                <w:rFonts w:hint="eastAsia"/>
              </w:rPr>
              <w:t>送风</w:t>
            </w:r>
          </w:p>
        </w:tc>
        <w:tc>
          <w:tcPr>
            <w:tcW w:w="1842" w:type="dxa"/>
            <w:vAlign w:val="center"/>
          </w:tcPr>
          <w:p w14:paraId="6DE928B0" w14:textId="77777777" w:rsidR="00DF5083" w:rsidRDefault="008A7B90" w:rsidP="008A7B90">
            <w:pPr>
              <w:jc w:val="center"/>
            </w:pPr>
            <w:r>
              <w:rPr>
                <w:rFonts w:hint="eastAsia"/>
              </w:rPr>
              <w:t>消防排烟</w:t>
            </w:r>
          </w:p>
          <w:p w14:paraId="24CAE170" w14:textId="77777777" w:rsidR="00DF5083" w:rsidRDefault="00DF5083" w:rsidP="008A7B90">
            <w:pPr>
              <w:jc w:val="center"/>
            </w:pPr>
            <w:r>
              <w:rPr>
                <w:rFonts w:hint="eastAsia"/>
              </w:rPr>
              <w:t>消防补风</w:t>
            </w:r>
          </w:p>
          <w:p w14:paraId="16373A5D" w14:textId="77777777" w:rsidR="008A7B90" w:rsidRDefault="008A7B90" w:rsidP="008A7B90">
            <w:pPr>
              <w:jc w:val="center"/>
            </w:pPr>
            <w:r>
              <w:rPr>
                <w:rFonts w:hint="eastAsia"/>
              </w:rPr>
              <w:t>消防加压送风</w:t>
            </w:r>
          </w:p>
        </w:tc>
        <w:tc>
          <w:tcPr>
            <w:tcW w:w="2126" w:type="dxa"/>
            <w:vAlign w:val="center"/>
          </w:tcPr>
          <w:p w14:paraId="5FC6CFDC" w14:textId="77777777" w:rsidR="00DF5083" w:rsidRDefault="008A7B90" w:rsidP="008A7B90">
            <w:pPr>
              <w:jc w:val="center"/>
            </w:pPr>
            <w:r>
              <w:rPr>
                <w:rFonts w:hint="eastAsia"/>
              </w:rPr>
              <w:t>平时送风</w:t>
            </w:r>
          </w:p>
          <w:p w14:paraId="69210F19" w14:textId="77777777" w:rsidR="008A7B90" w:rsidRDefault="008A7B90" w:rsidP="008A7B90">
            <w:pPr>
              <w:jc w:val="center"/>
            </w:pPr>
            <w:r>
              <w:rPr>
                <w:rFonts w:hint="eastAsia"/>
              </w:rPr>
              <w:t>平时排风</w:t>
            </w:r>
          </w:p>
          <w:p w14:paraId="344D2CAA" w14:textId="77777777" w:rsidR="008A7B90" w:rsidRDefault="008A7B90" w:rsidP="008A7B90">
            <w:pPr>
              <w:jc w:val="center"/>
            </w:pPr>
            <w:r>
              <w:rPr>
                <w:rFonts w:hint="eastAsia"/>
              </w:rPr>
              <w:t>事故排风</w:t>
            </w:r>
          </w:p>
          <w:p w14:paraId="0FB755E5" w14:textId="77777777" w:rsidR="008A7B90" w:rsidRDefault="008A7B90" w:rsidP="008A7B90">
            <w:pPr>
              <w:jc w:val="center"/>
            </w:pPr>
            <w:r>
              <w:rPr>
                <w:rFonts w:hint="eastAsia"/>
              </w:rPr>
              <w:t>事故补风</w:t>
            </w:r>
          </w:p>
          <w:p w14:paraId="0766E765" w14:textId="77777777" w:rsidR="008A7B90" w:rsidRDefault="008A7B90" w:rsidP="008A7B90">
            <w:pPr>
              <w:jc w:val="center"/>
            </w:pPr>
            <w:r>
              <w:rPr>
                <w:rFonts w:hint="eastAsia"/>
              </w:rPr>
              <w:t>平时送风兼事故补风</w:t>
            </w:r>
          </w:p>
          <w:p w14:paraId="11C7BFD2" w14:textId="77777777" w:rsidR="008A7B90" w:rsidRDefault="008A7B90" w:rsidP="008A7B90">
            <w:pPr>
              <w:jc w:val="center"/>
            </w:pPr>
            <w:r>
              <w:rPr>
                <w:rFonts w:hint="eastAsia"/>
              </w:rPr>
              <w:t>平时排风兼事故排风</w:t>
            </w:r>
          </w:p>
        </w:tc>
      </w:tr>
      <w:tr w:rsidR="00DF5083" w14:paraId="09B62673" w14:textId="77777777" w:rsidTr="008A7B90">
        <w:trPr>
          <w:jc w:val="center"/>
        </w:trPr>
        <w:tc>
          <w:tcPr>
            <w:tcW w:w="1838" w:type="dxa"/>
          </w:tcPr>
          <w:p w14:paraId="7A69849A" w14:textId="77777777" w:rsidR="00DF5083" w:rsidRDefault="00DF5083" w:rsidP="00FF2EF7">
            <w:r>
              <w:rPr>
                <w:rFonts w:hint="eastAsia"/>
              </w:rPr>
              <w:t>风管</w:t>
            </w:r>
          </w:p>
        </w:tc>
        <w:tc>
          <w:tcPr>
            <w:tcW w:w="2410" w:type="dxa"/>
          </w:tcPr>
          <w:p w14:paraId="3D10F5CA" w14:textId="77777777" w:rsidR="00DF5083" w:rsidRDefault="00DF5083" w:rsidP="00FF2EF7">
            <w:r>
              <w:rPr>
                <w:rFonts w:hint="eastAsia"/>
              </w:rPr>
              <w:t>H</w:t>
            </w:r>
            <w:r>
              <w:t>-DUCT-DUAL</w:t>
            </w:r>
          </w:p>
        </w:tc>
        <w:tc>
          <w:tcPr>
            <w:tcW w:w="1842" w:type="dxa"/>
          </w:tcPr>
          <w:p w14:paraId="4EB22B50" w14:textId="77777777" w:rsidR="00DF5083" w:rsidRDefault="00DF5083" w:rsidP="00FF2EF7">
            <w:r>
              <w:rPr>
                <w:rFonts w:hint="eastAsia"/>
              </w:rPr>
              <w:t>H</w:t>
            </w:r>
            <w:r>
              <w:t>-DUCT-FIRE</w:t>
            </w:r>
          </w:p>
        </w:tc>
        <w:tc>
          <w:tcPr>
            <w:tcW w:w="2126" w:type="dxa"/>
          </w:tcPr>
          <w:p w14:paraId="2434693E" w14:textId="77777777" w:rsidR="00DF5083" w:rsidRDefault="004E7782" w:rsidP="00FF2EF7">
            <w:r>
              <w:rPr>
                <w:rFonts w:hint="eastAsia"/>
              </w:rPr>
              <w:t>H</w:t>
            </w:r>
            <w:r>
              <w:t>-DUCT-VENT</w:t>
            </w:r>
          </w:p>
        </w:tc>
      </w:tr>
      <w:tr w:rsidR="00DF5083" w14:paraId="690E61B3" w14:textId="77777777" w:rsidTr="008A7B90">
        <w:trPr>
          <w:jc w:val="center"/>
        </w:trPr>
        <w:tc>
          <w:tcPr>
            <w:tcW w:w="1838" w:type="dxa"/>
          </w:tcPr>
          <w:p w14:paraId="2BEDC2B9" w14:textId="77777777" w:rsidR="00DF5083" w:rsidRDefault="00DF5083" w:rsidP="00FF2EF7">
            <w:r>
              <w:rPr>
                <w:rFonts w:hint="eastAsia"/>
              </w:rPr>
              <w:t>风口</w:t>
            </w:r>
          </w:p>
        </w:tc>
        <w:tc>
          <w:tcPr>
            <w:tcW w:w="2410" w:type="dxa"/>
          </w:tcPr>
          <w:p w14:paraId="5B540ED8" w14:textId="77777777" w:rsidR="00DF5083" w:rsidRDefault="00DF5083" w:rsidP="00FF2EF7">
            <w:r>
              <w:rPr>
                <w:rFonts w:hint="eastAsia"/>
              </w:rPr>
              <w:t>H</w:t>
            </w:r>
            <w:r>
              <w:t>-DAPP-DGRIL</w:t>
            </w:r>
          </w:p>
        </w:tc>
        <w:tc>
          <w:tcPr>
            <w:tcW w:w="1842" w:type="dxa"/>
          </w:tcPr>
          <w:p w14:paraId="42CA53ED" w14:textId="77777777" w:rsidR="00DF5083" w:rsidRDefault="00DF5083" w:rsidP="00FF2EF7">
            <w:r>
              <w:rPr>
                <w:rFonts w:hint="eastAsia"/>
              </w:rPr>
              <w:t>H</w:t>
            </w:r>
            <w:r>
              <w:t>-DAPP-FGRIL</w:t>
            </w:r>
          </w:p>
        </w:tc>
        <w:tc>
          <w:tcPr>
            <w:tcW w:w="2126" w:type="dxa"/>
          </w:tcPr>
          <w:p w14:paraId="670294AB" w14:textId="77777777" w:rsidR="00DF5083" w:rsidRDefault="008A7B90" w:rsidP="00FF2EF7">
            <w:r>
              <w:rPr>
                <w:rFonts w:hint="eastAsia"/>
              </w:rPr>
              <w:t>H</w:t>
            </w:r>
            <w:r>
              <w:t>-DAPP-GRIL</w:t>
            </w:r>
          </w:p>
        </w:tc>
      </w:tr>
      <w:tr w:rsidR="00DF5083" w14:paraId="0ECAA41F" w14:textId="77777777" w:rsidTr="008A7B90">
        <w:trPr>
          <w:jc w:val="center"/>
        </w:trPr>
        <w:tc>
          <w:tcPr>
            <w:tcW w:w="1838" w:type="dxa"/>
          </w:tcPr>
          <w:p w14:paraId="67C6FA59" w14:textId="77777777" w:rsidR="00DF5083" w:rsidRDefault="00DF5083" w:rsidP="00FF2EF7">
            <w:r>
              <w:rPr>
                <w:rFonts w:hint="eastAsia"/>
              </w:rPr>
              <w:t>风阀</w:t>
            </w:r>
          </w:p>
        </w:tc>
        <w:tc>
          <w:tcPr>
            <w:tcW w:w="2410" w:type="dxa"/>
          </w:tcPr>
          <w:p w14:paraId="577F1EDE" w14:textId="77777777" w:rsidR="00DF5083" w:rsidRDefault="00DF5083" w:rsidP="00FF2EF7">
            <w:r>
              <w:rPr>
                <w:rFonts w:hint="eastAsia"/>
              </w:rPr>
              <w:t>H</w:t>
            </w:r>
            <w:r>
              <w:t>-DAPP-DDAMP</w:t>
            </w:r>
          </w:p>
        </w:tc>
        <w:tc>
          <w:tcPr>
            <w:tcW w:w="1842" w:type="dxa"/>
          </w:tcPr>
          <w:p w14:paraId="42D01220" w14:textId="77777777" w:rsidR="00DF5083" w:rsidRDefault="00DF5083" w:rsidP="00FF2EF7">
            <w:r>
              <w:rPr>
                <w:rFonts w:hint="eastAsia"/>
              </w:rPr>
              <w:t>H</w:t>
            </w:r>
            <w:r>
              <w:t>-DAPP-FDAMP</w:t>
            </w:r>
          </w:p>
        </w:tc>
        <w:tc>
          <w:tcPr>
            <w:tcW w:w="2126" w:type="dxa"/>
          </w:tcPr>
          <w:p w14:paraId="4354298B" w14:textId="77777777" w:rsidR="00DF5083" w:rsidRDefault="008A7B90" w:rsidP="00FF2EF7">
            <w:r>
              <w:rPr>
                <w:rFonts w:hint="eastAsia"/>
              </w:rPr>
              <w:t>H</w:t>
            </w:r>
            <w:r>
              <w:t>-DAPP-DAMP</w:t>
            </w:r>
          </w:p>
        </w:tc>
      </w:tr>
      <w:tr w:rsidR="00DF5083" w14:paraId="27080EAB" w14:textId="77777777" w:rsidTr="008A7B90">
        <w:trPr>
          <w:jc w:val="center"/>
        </w:trPr>
        <w:tc>
          <w:tcPr>
            <w:tcW w:w="1838" w:type="dxa"/>
          </w:tcPr>
          <w:p w14:paraId="0F06FEF3" w14:textId="77777777" w:rsidR="00DF5083" w:rsidRDefault="00DF5083" w:rsidP="00FF2EF7">
            <w:r>
              <w:rPr>
                <w:rFonts w:hint="eastAsia"/>
              </w:rPr>
              <w:t>法兰</w:t>
            </w:r>
          </w:p>
        </w:tc>
        <w:tc>
          <w:tcPr>
            <w:tcW w:w="2410" w:type="dxa"/>
          </w:tcPr>
          <w:p w14:paraId="1A6F60E9" w14:textId="77777777" w:rsidR="00DF5083" w:rsidRDefault="00DF5083" w:rsidP="00FF2EF7">
            <w:r>
              <w:rPr>
                <w:rFonts w:hint="eastAsia"/>
              </w:rPr>
              <w:t>H</w:t>
            </w:r>
            <w:r>
              <w:t>-DAPP-DAPP</w:t>
            </w:r>
          </w:p>
        </w:tc>
        <w:tc>
          <w:tcPr>
            <w:tcW w:w="1842" w:type="dxa"/>
          </w:tcPr>
          <w:p w14:paraId="3DE579B3" w14:textId="77777777" w:rsidR="00DF5083" w:rsidRDefault="00DF5083" w:rsidP="00FF2EF7">
            <w:r>
              <w:rPr>
                <w:rFonts w:hint="eastAsia"/>
              </w:rPr>
              <w:t>H</w:t>
            </w:r>
            <w:r>
              <w:t>-DAPP-FAPP</w:t>
            </w:r>
          </w:p>
        </w:tc>
        <w:tc>
          <w:tcPr>
            <w:tcW w:w="2126" w:type="dxa"/>
          </w:tcPr>
          <w:p w14:paraId="277AA491" w14:textId="77777777" w:rsidR="00DF5083" w:rsidRDefault="008A7B90" w:rsidP="00FF2EF7">
            <w:r>
              <w:rPr>
                <w:rFonts w:hint="eastAsia"/>
              </w:rPr>
              <w:t>H</w:t>
            </w:r>
            <w:r>
              <w:t>-DAPP-APP</w:t>
            </w:r>
          </w:p>
        </w:tc>
      </w:tr>
      <w:tr w:rsidR="00DF5083" w14:paraId="79923C7C" w14:textId="77777777" w:rsidTr="008A7B90">
        <w:trPr>
          <w:jc w:val="center"/>
        </w:trPr>
        <w:tc>
          <w:tcPr>
            <w:tcW w:w="1838" w:type="dxa"/>
          </w:tcPr>
          <w:p w14:paraId="7B276E3D" w14:textId="77777777" w:rsidR="00DF5083" w:rsidRDefault="00DF5083" w:rsidP="00FF2EF7">
            <w:r>
              <w:rPr>
                <w:rFonts w:hint="eastAsia"/>
              </w:rPr>
              <w:t>风管中心线</w:t>
            </w:r>
          </w:p>
        </w:tc>
        <w:tc>
          <w:tcPr>
            <w:tcW w:w="2410" w:type="dxa"/>
          </w:tcPr>
          <w:p w14:paraId="32BD1C3D" w14:textId="77777777" w:rsidR="00DF5083" w:rsidRDefault="00DF5083" w:rsidP="00FF2EF7">
            <w:r>
              <w:rPr>
                <w:rFonts w:hint="eastAsia"/>
              </w:rPr>
              <w:t>H</w:t>
            </w:r>
            <w:r>
              <w:t>-DUCT-DUAL-MID</w:t>
            </w:r>
          </w:p>
        </w:tc>
        <w:tc>
          <w:tcPr>
            <w:tcW w:w="1842" w:type="dxa"/>
          </w:tcPr>
          <w:p w14:paraId="1BF1103A" w14:textId="77777777" w:rsidR="00DF5083" w:rsidRDefault="00DF5083" w:rsidP="00FF2EF7">
            <w:r>
              <w:rPr>
                <w:rFonts w:hint="eastAsia"/>
              </w:rPr>
              <w:t>H</w:t>
            </w:r>
            <w:r>
              <w:t>-DUCT-FIRE-MID</w:t>
            </w:r>
          </w:p>
        </w:tc>
        <w:tc>
          <w:tcPr>
            <w:tcW w:w="2126" w:type="dxa"/>
          </w:tcPr>
          <w:p w14:paraId="0A08402A" w14:textId="77777777" w:rsidR="00DF5083" w:rsidRDefault="004E7782" w:rsidP="00FF2EF7">
            <w:r>
              <w:rPr>
                <w:rFonts w:hint="eastAsia"/>
              </w:rPr>
              <w:t>H</w:t>
            </w:r>
            <w:r>
              <w:t>-DUCT-VENT-MID</w:t>
            </w:r>
          </w:p>
        </w:tc>
      </w:tr>
      <w:tr w:rsidR="00DF5083" w14:paraId="21E4ABC0" w14:textId="77777777" w:rsidTr="008A7B90">
        <w:trPr>
          <w:jc w:val="center"/>
        </w:trPr>
        <w:tc>
          <w:tcPr>
            <w:tcW w:w="1838" w:type="dxa"/>
          </w:tcPr>
          <w:p w14:paraId="7A2747D8" w14:textId="77777777" w:rsidR="00DF5083" w:rsidRDefault="00DF5083" w:rsidP="00FF2EF7">
            <w:r>
              <w:rPr>
                <w:rFonts w:hint="eastAsia"/>
              </w:rPr>
              <w:t>风管规格标注</w:t>
            </w:r>
          </w:p>
        </w:tc>
        <w:tc>
          <w:tcPr>
            <w:tcW w:w="2410" w:type="dxa"/>
          </w:tcPr>
          <w:p w14:paraId="4FFC31C3" w14:textId="77777777" w:rsidR="00DF5083" w:rsidRDefault="00DF5083" w:rsidP="00FF2EF7">
            <w:r>
              <w:rPr>
                <w:rFonts w:hint="eastAsia"/>
              </w:rPr>
              <w:t>H</w:t>
            </w:r>
            <w:r>
              <w:t>-DIMS-DUAL</w:t>
            </w:r>
          </w:p>
        </w:tc>
        <w:tc>
          <w:tcPr>
            <w:tcW w:w="1842" w:type="dxa"/>
          </w:tcPr>
          <w:p w14:paraId="190DEF44" w14:textId="77777777" w:rsidR="00DF5083" w:rsidRDefault="00DF5083" w:rsidP="00FF2EF7">
            <w:r>
              <w:rPr>
                <w:rFonts w:hint="eastAsia"/>
              </w:rPr>
              <w:t>H</w:t>
            </w:r>
            <w:r>
              <w:t>-DIMS-FIRE</w:t>
            </w:r>
          </w:p>
        </w:tc>
        <w:tc>
          <w:tcPr>
            <w:tcW w:w="2126" w:type="dxa"/>
          </w:tcPr>
          <w:p w14:paraId="46A0CCFC" w14:textId="77777777" w:rsidR="00DF5083" w:rsidRDefault="004A1123" w:rsidP="00FF2EF7">
            <w:r>
              <w:rPr>
                <w:rFonts w:hint="eastAsia"/>
              </w:rPr>
              <w:t>H</w:t>
            </w:r>
            <w:r>
              <w:t>-DIMS-DUCT</w:t>
            </w:r>
          </w:p>
        </w:tc>
      </w:tr>
      <w:tr w:rsidR="00DF5083" w14:paraId="61D6B8AF" w14:textId="77777777" w:rsidTr="008A7B90">
        <w:trPr>
          <w:jc w:val="center"/>
        </w:trPr>
        <w:tc>
          <w:tcPr>
            <w:tcW w:w="1838" w:type="dxa"/>
          </w:tcPr>
          <w:p w14:paraId="5C9DB42C" w14:textId="77777777" w:rsidR="00DF5083" w:rsidRDefault="00DF5083" w:rsidP="00FF2EF7">
            <w:r>
              <w:rPr>
                <w:rFonts w:hint="eastAsia"/>
              </w:rPr>
              <w:t>风管定位标注</w:t>
            </w:r>
          </w:p>
        </w:tc>
        <w:tc>
          <w:tcPr>
            <w:tcW w:w="2410" w:type="dxa"/>
          </w:tcPr>
          <w:p w14:paraId="2915EA81" w14:textId="77777777" w:rsidR="00DF5083" w:rsidRDefault="00DF5083" w:rsidP="00FF2EF7">
            <w:r>
              <w:rPr>
                <w:rFonts w:hint="eastAsia"/>
              </w:rPr>
              <w:t>H</w:t>
            </w:r>
            <w:r>
              <w:t>-DIMS-DUAL</w:t>
            </w:r>
          </w:p>
        </w:tc>
        <w:tc>
          <w:tcPr>
            <w:tcW w:w="1842" w:type="dxa"/>
          </w:tcPr>
          <w:p w14:paraId="48D22DA1" w14:textId="77777777" w:rsidR="00DF5083" w:rsidRDefault="00DF5083" w:rsidP="00FF2EF7">
            <w:r>
              <w:rPr>
                <w:rFonts w:hint="eastAsia"/>
              </w:rPr>
              <w:t>H</w:t>
            </w:r>
            <w:r>
              <w:t>-DIMS-FIRE</w:t>
            </w:r>
          </w:p>
        </w:tc>
        <w:tc>
          <w:tcPr>
            <w:tcW w:w="2126" w:type="dxa"/>
          </w:tcPr>
          <w:p w14:paraId="422D605D" w14:textId="77777777" w:rsidR="00DF5083" w:rsidRDefault="001C2370" w:rsidP="00FF2EF7">
            <w:r>
              <w:rPr>
                <w:rFonts w:hint="eastAsia"/>
              </w:rPr>
              <w:t>H</w:t>
            </w:r>
            <w:r>
              <w:t>-DIMS-DUCT</w:t>
            </w:r>
          </w:p>
        </w:tc>
      </w:tr>
      <w:tr w:rsidR="00DF5083" w14:paraId="58B30653" w14:textId="77777777" w:rsidTr="008A7B90">
        <w:trPr>
          <w:jc w:val="center"/>
        </w:trPr>
        <w:tc>
          <w:tcPr>
            <w:tcW w:w="1838" w:type="dxa"/>
          </w:tcPr>
          <w:p w14:paraId="0577F6CE" w14:textId="77777777" w:rsidR="00DF5083" w:rsidRDefault="00DF5083" w:rsidP="00FF2EF7">
            <w:r>
              <w:rPr>
                <w:rFonts w:hint="eastAsia"/>
              </w:rPr>
              <w:t>风口定位标注</w:t>
            </w:r>
          </w:p>
        </w:tc>
        <w:tc>
          <w:tcPr>
            <w:tcW w:w="2410" w:type="dxa"/>
          </w:tcPr>
          <w:p w14:paraId="6643FF85" w14:textId="77777777" w:rsidR="00DF5083" w:rsidRDefault="00DF5083" w:rsidP="00FF2EF7">
            <w:r>
              <w:rPr>
                <w:rFonts w:hint="eastAsia"/>
              </w:rPr>
              <w:t>H</w:t>
            </w:r>
            <w:r>
              <w:t>-DIMS-DUAL</w:t>
            </w:r>
          </w:p>
        </w:tc>
        <w:tc>
          <w:tcPr>
            <w:tcW w:w="1842" w:type="dxa"/>
          </w:tcPr>
          <w:p w14:paraId="59AE847B" w14:textId="77777777" w:rsidR="00DF5083" w:rsidRDefault="00DF5083" w:rsidP="00FF2EF7">
            <w:r>
              <w:rPr>
                <w:rFonts w:hint="eastAsia"/>
              </w:rPr>
              <w:t>H</w:t>
            </w:r>
            <w:r>
              <w:t>-DIMS-FIRE</w:t>
            </w:r>
          </w:p>
        </w:tc>
        <w:tc>
          <w:tcPr>
            <w:tcW w:w="2126" w:type="dxa"/>
          </w:tcPr>
          <w:p w14:paraId="171D437E" w14:textId="77777777" w:rsidR="00DF5083" w:rsidRDefault="001C2370" w:rsidP="00FF2EF7">
            <w:r>
              <w:rPr>
                <w:rFonts w:hint="eastAsia"/>
              </w:rPr>
              <w:t>H</w:t>
            </w:r>
            <w:r>
              <w:t>-DIMS-DUCT</w:t>
            </w:r>
          </w:p>
        </w:tc>
      </w:tr>
      <w:tr w:rsidR="00DF5083" w14:paraId="1F029FB3" w14:textId="77777777" w:rsidTr="008A7B90">
        <w:trPr>
          <w:jc w:val="center"/>
        </w:trPr>
        <w:tc>
          <w:tcPr>
            <w:tcW w:w="1838" w:type="dxa"/>
          </w:tcPr>
          <w:p w14:paraId="670677EA" w14:textId="77777777" w:rsidR="00DF5083" w:rsidRDefault="00DF5083" w:rsidP="00FF2EF7">
            <w:r>
              <w:rPr>
                <w:rFonts w:hint="eastAsia"/>
              </w:rPr>
              <w:t>风口规格标注</w:t>
            </w:r>
          </w:p>
        </w:tc>
        <w:tc>
          <w:tcPr>
            <w:tcW w:w="2410" w:type="dxa"/>
          </w:tcPr>
          <w:p w14:paraId="7E333D12" w14:textId="77777777" w:rsidR="00DF5083" w:rsidRDefault="00DF5083" w:rsidP="00FF2EF7">
            <w:r>
              <w:rPr>
                <w:rFonts w:hint="eastAsia"/>
              </w:rPr>
              <w:t>H</w:t>
            </w:r>
            <w:r>
              <w:t>-DIMS-DUAL</w:t>
            </w:r>
          </w:p>
        </w:tc>
        <w:tc>
          <w:tcPr>
            <w:tcW w:w="1842" w:type="dxa"/>
          </w:tcPr>
          <w:p w14:paraId="0EBADF6B" w14:textId="77777777" w:rsidR="00DF5083" w:rsidRDefault="00DF5083" w:rsidP="00FF2EF7">
            <w:r>
              <w:rPr>
                <w:rFonts w:hint="eastAsia"/>
              </w:rPr>
              <w:t>H</w:t>
            </w:r>
            <w:r>
              <w:t>-DIMS-FIRE</w:t>
            </w:r>
          </w:p>
        </w:tc>
        <w:tc>
          <w:tcPr>
            <w:tcW w:w="2126" w:type="dxa"/>
          </w:tcPr>
          <w:p w14:paraId="3219B35C" w14:textId="77777777" w:rsidR="00DF5083" w:rsidRDefault="001C2370" w:rsidP="00FF2EF7">
            <w:r>
              <w:rPr>
                <w:rFonts w:hint="eastAsia"/>
              </w:rPr>
              <w:t>H</w:t>
            </w:r>
            <w:r>
              <w:t>-DIMS-DUCT</w:t>
            </w:r>
          </w:p>
        </w:tc>
      </w:tr>
    </w:tbl>
    <w:p w14:paraId="42B5503F" w14:textId="77777777" w:rsidR="00C57DEB" w:rsidRDefault="00C57DEB" w:rsidP="00250C84">
      <w:pPr>
        <w:pStyle w:val="2"/>
      </w:pPr>
      <w:r>
        <w:rPr>
          <w:rFonts w:hint="eastAsia"/>
        </w:rPr>
        <w:t>风口</w:t>
      </w:r>
    </w:p>
    <w:p w14:paraId="40D45FE5" w14:textId="77777777" w:rsidR="00C57DEB" w:rsidRDefault="00C57DEB" w:rsidP="00250C84">
      <w:pPr>
        <w:pStyle w:val="3"/>
      </w:pPr>
      <w:r>
        <w:rPr>
          <w:rFonts w:hint="eastAsia"/>
        </w:rPr>
        <w:t>风口形式</w:t>
      </w:r>
    </w:p>
    <w:p w14:paraId="2E6FBA52" w14:textId="77777777" w:rsidR="009953E7" w:rsidRDefault="00C57DEB" w:rsidP="005473B1">
      <w:pPr>
        <w:ind w:firstLine="420"/>
      </w:pPr>
      <w:r>
        <w:rPr>
          <w:rFonts w:hint="eastAsia"/>
        </w:rPr>
        <w:t>包</w:t>
      </w:r>
      <w:r w:rsidR="009953E7">
        <w:rPr>
          <w:rFonts w:hint="eastAsia"/>
        </w:rPr>
        <w:t>含“下回单层百叶”</w:t>
      </w:r>
      <w:r w:rsidR="00F362DC">
        <w:rPr>
          <w:rFonts w:hint="eastAsia"/>
        </w:rPr>
        <w:t>、</w:t>
      </w:r>
      <w:r w:rsidR="009953E7">
        <w:rPr>
          <w:rFonts w:hint="eastAsia"/>
        </w:rPr>
        <w:t>“侧回单层百叶”</w:t>
      </w:r>
      <w:r w:rsidR="00F362DC">
        <w:rPr>
          <w:rFonts w:hint="eastAsia"/>
        </w:rPr>
        <w:t>、“下送单层百叶”和“侧送单层百叶”</w:t>
      </w:r>
      <w:r w:rsidR="009953E7">
        <w:rPr>
          <w:rFonts w:hint="eastAsia"/>
        </w:rPr>
        <w:t>。</w:t>
      </w:r>
    </w:p>
    <w:p w14:paraId="0F4BA55F" w14:textId="77777777" w:rsidR="009953E7" w:rsidRPr="00F362DC" w:rsidRDefault="009953E7" w:rsidP="00C57DEB"/>
    <w:p w14:paraId="6413EF39" w14:textId="77777777" w:rsidR="009953E7" w:rsidRPr="009953E7" w:rsidRDefault="009953E7" w:rsidP="00C57DEB">
      <w:pPr>
        <w:rPr>
          <w:b/>
        </w:rPr>
      </w:pPr>
      <w:r w:rsidRPr="009953E7">
        <w:rPr>
          <w:rFonts w:hint="eastAsia"/>
          <w:b/>
        </w:rPr>
        <w:t>图块：</w:t>
      </w:r>
    </w:p>
    <w:p w14:paraId="6BCD4302" w14:textId="77777777" w:rsidR="009953E7" w:rsidRDefault="009953E7" w:rsidP="00C57DEB">
      <w:r>
        <w:rPr>
          <w:rFonts w:hint="eastAsia"/>
        </w:rPr>
        <w:t>来源：</w:t>
      </w:r>
      <w:r w:rsidRPr="009953E7">
        <w:rPr>
          <w:rFonts w:hint="eastAsia"/>
        </w:rPr>
        <w:t>暖通图层图块</w:t>
      </w:r>
      <w:r w:rsidRPr="009953E7">
        <w:t>_20210224.dwg</w:t>
      </w:r>
    </w:p>
    <w:p w14:paraId="3C9093BF" w14:textId="77777777" w:rsidR="009953E7" w:rsidRDefault="009953E7" w:rsidP="00C57DEB">
      <w:r>
        <w:rPr>
          <w:rFonts w:hint="eastAsia"/>
        </w:rPr>
        <w:t>图块名称：风口-AI研究中心</w:t>
      </w:r>
    </w:p>
    <w:p w14:paraId="1180CF25" w14:textId="77777777" w:rsidR="009953E7" w:rsidRDefault="00912D02" w:rsidP="00C57DEB">
      <w:r>
        <w:rPr>
          <w:rFonts w:hint="eastAsia"/>
        </w:rPr>
        <w:t>可见性：</w:t>
      </w:r>
      <w:r w:rsidR="00F362DC">
        <w:rPr>
          <w:rFonts w:hint="eastAsia"/>
        </w:rPr>
        <w:t>下回单层百叶、侧回单层百叶、下送单层百叶、侧送单层百叶</w:t>
      </w:r>
    </w:p>
    <w:p w14:paraId="1597803B" w14:textId="77777777" w:rsidR="00912D02" w:rsidRDefault="00912D02" w:rsidP="00C57DEB">
      <w:r>
        <w:rPr>
          <w:rFonts w:hint="eastAsia"/>
        </w:rPr>
        <w:t>宽度或直径：即计算出的风口的宽度 是程序的填入值</w:t>
      </w:r>
    </w:p>
    <w:p w14:paraId="701F1D57" w14:textId="77777777" w:rsidR="00912D02" w:rsidRDefault="00912D02" w:rsidP="00C57DEB">
      <w:r>
        <w:rPr>
          <w:rFonts w:hint="eastAsia"/>
        </w:rPr>
        <w:t>高度：即计算出的风口的高度 是程序的填入值</w:t>
      </w:r>
    </w:p>
    <w:p w14:paraId="74B57E80" w14:textId="77777777" w:rsidR="0059668B" w:rsidRDefault="00912D02" w:rsidP="00C57DEB">
      <w:r>
        <w:rPr>
          <w:rFonts w:hint="eastAsia"/>
        </w:rPr>
        <w:t xml:space="preserve"> </w:t>
      </w:r>
      <w:r w:rsidR="0059668B">
        <w:rPr>
          <w:rFonts w:hint="eastAsia"/>
        </w:rPr>
        <w:t>“下回单层百叶”</w:t>
      </w:r>
      <w:r w:rsidR="00F04717">
        <w:rPr>
          <w:rFonts w:hint="eastAsia"/>
        </w:rPr>
        <w:t>和“下送单层百叶”</w:t>
      </w:r>
      <w:r w:rsidR="0059668B">
        <w:rPr>
          <w:rFonts w:hint="eastAsia"/>
        </w:rPr>
        <w:t>布置在风管中心线的正下方。</w:t>
      </w:r>
    </w:p>
    <w:p w14:paraId="71C2E3EA" w14:textId="77777777" w:rsidR="0059668B" w:rsidRDefault="0059668B" w:rsidP="00C57DEB">
      <w:r>
        <w:rPr>
          <w:noProof/>
        </w:rPr>
        <w:lastRenderedPageBreak/>
        <w:drawing>
          <wp:inline distT="0" distB="0" distL="0" distR="0" wp14:anchorId="1D938CBE" wp14:editId="408B257F">
            <wp:extent cx="5274310" cy="16122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12265"/>
                    </a:xfrm>
                    <a:prstGeom prst="rect">
                      <a:avLst/>
                    </a:prstGeom>
                  </pic:spPr>
                </pic:pic>
              </a:graphicData>
            </a:graphic>
          </wp:inline>
        </w:drawing>
      </w:r>
    </w:p>
    <w:p w14:paraId="5CAE8C1B" w14:textId="77777777" w:rsidR="0059668B" w:rsidRDefault="00D52851" w:rsidP="00C57DEB">
      <w:r>
        <w:rPr>
          <w:rFonts w:hint="eastAsia"/>
        </w:rPr>
        <w:t>“侧回单层百叶”</w:t>
      </w:r>
      <w:r w:rsidR="00F04717">
        <w:rPr>
          <w:rFonts w:hint="eastAsia"/>
        </w:rPr>
        <w:t>和“侧送单层百叶”</w:t>
      </w:r>
      <w:r>
        <w:rPr>
          <w:rFonts w:hint="eastAsia"/>
        </w:rPr>
        <w:t>布置在风管的两侧，一般成对布置。</w:t>
      </w:r>
    </w:p>
    <w:p w14:paraId="2F41CAA4" w14:textId="77777777" w:rsidR="009D4DB3" w:rsidRPr="00C57DEB" w:rsidRDefault="00D52851" w:rsidP="00C57DEB">
      <w:r>
        <w:rPr>
          <w:noProof/>
        </w:rPr>
        <w:drawing>
          <wp:inline distT="0" distB="0" distL="0" distR="0" wp14:anchorId="352A5620" wp14:editId="3436CD10">
            <wp:extent cx="5274310" cy="11804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80465"/>
                    </a:xfrm>
                    <a:prstGeom prst="rect">
                      <a:avLst/>
                    </a:prstGeom>
                  </pic:spPr>
                </pic:pic>
              </a:graphicData>
            </a:graphic>
          </wp:inline>
        </w:drawing>
      </w:r>
    </w:p>
    <w:p w14:paraId="0A07BF76" w14:textId="77777777" w:rsidR="00FD4160" w:rsidRDefault="00FD4160" w:rsidP="00250C84">
      <w:pPr>
        <w:pStyle w:val="3"/>
      </w:pPr>
      <w:r>
        <w:rPr>
          <w:rFonts w:hint="eastAsia"/>
        </w:rPr>
        <w:t>风量的确定</w:t>
      </w:r>
    </w:p>
    <w:p w14:paraId="6648C916" w14:textId="77777777" w:rsidR="00131501" w:rsidRDefault="00F02998" w:rsidP="00131501">
      <w:pPr>
        <w:ind w:firstLine="420"/>
      </w:pPr>
      <w:r>
        <w:rPr>
          <w:rFonts w:hint="eastAsia"/>
        </w:rPr>
        <w:t>根据用户绘制的中心线进行结构解析，找到节点和</w:t>
      </w:r>
      <w:r w:rsidR="00D8087C">
        <w:rPr>
          <w:rFonts w:hint="eastAsia"/>
        </w:rPr>
        <w:t>节点的</w:t>
      </w:r>
      <w:r>
        <w:rPr>
          <w:rFonts w:hint="eastAsia"/>
        </w:rPr>
        <w:t>层级。</w:t>
      </w:r>
      <w:r w:rsidR="00D8087C">
        <w:rPr>
          <w:rFonts w:hint="eastAsia"/>
        </w:rPr>
        <w:t>风量的总量为</w:t>
      </w:r>
      <w:r w:rsidR="001F39AB">
        <w:t>V</w:t>
      </w:r>
      <w:r w:rsidR="00D8087C">
        <w:rPr>
          <w:rFonts w:hint="eastAsia"/>
        </w:rPr>
        <w:t>，</w:t>
      </w:r>
      <w:r w:rsidR="00985365">
        <w:rPr>
          <w:rFonts w:hint="eastAsia"/>
        </w:rPr>
        <w:t>风口数量为N，都由</w:t>
      </w:r>
      <w:r w:rsidR="00D71117">
        <w:rPr>
          <w:rFonts w:hint="eastAsia"/>
        </w:rPr>
        <w:t>用户在界面输入</w:t>
      </w:r>
      <w:r w:rsidR="00985365">
        <w:rPr>
          <w:rFonts w:hint="eastAsia"/>
        </w:rPr>
        <w:t>。</w:t>
      </w:r>
      <w:r w:rsidR="00A933FF">
        <w:rPr>
          <w:rFonts w:hint="eastAsia"/>
        </w:rPr>
        <w:t>风口布置位置确定的方法</w:t>
      </w:r>
      <w:r w:rsidR="00F71BD6">
        <w:rPr>
          <w:rFonts w:hint="eastAsia"/>
        </w:rPr>
        <w:t>见2</w:t>
      </w:r>
      <w:r w:rsidR="00F71BD6">
        <w:t>.6.4</w:t>
      </w:r>
      <w:r w:rsidR="00F71BD6">
        <w:rPr>
          <w:rFonts w:hint="eastAsia"/>
        </w:rPr>
        <w:t>。</w:t>
      </w:r>
    </w:p>
    <w:p w14:paraId="11574C2D" w14:textId="77777777" w:rsidR="00D71117" w:rsidRDefault="00A933FF" w:rsidP="00131501">
      <w:pPr>
        <w:ind w:firstLine="420"/>
      </w:pPr>
      <w:r>
        <w:rPr>
          <w:rFonts w:hint="eastAsia"/>
        </w:rPr>
        <w:t>只有风口能够送/回风，对管段产生风量的变化</w:t>
      </w:r>
      <w:r w:rsidR="00532E4F">
        <w:rPr>
          <w:rFonts w:hint="eastAsia"/>
        </w:rPr>
        <w:t>，继而对风管规格的选择发生影响，详见2</w:t>
      </w:r>
      <w:r w:rsidR="00DE5792">
        <w:t>.7.1</w:t>
      </w:r>
      <w:r w:rsidR="00532E4F">
        <w:rPr>
          <w:rFonts w:hint="eastAsia"/>
        </w:rPr>
        <w:t>。</w:t>
      </w:r>
    </w:p>
    <w:p w14:paraId="5D122580" w14:textId="77777777" w:rsidR="00532E4F" w:rsidRDefault="00532E4F" w:rsidP="00532E4F">
      <w:pPr>
        <w:ind w:firstLine="420"/>
      </w:pPr>
      <w:r>
        <w:rPr>
          <w:rFonts w:hint="eastAsia"/>
        </w:rPr>
        <w:t>下图说明：</w:t>
      </w:r>
    </w:p>
    <w:p w14:paraId="1C358076" w14:textId="77777777" w:rsidR="00532E4F" w:rsidRDefault="00532E4F" w:rsidP="00532E4F">
      <w:pPr>
        <w:pStyle w:val="a0"/>
        <w:numPr>
          <w:ilvl w:val="0"/>
          <w:numId w:val="14"/>
        </w:numPr>
        <w:ind w:firstLineChars="0"/>
      </w:pPr>
      <w:r>
        <w:rPr>
          <w:rFonts w:hint="eastAsia"/>
        </w:rPr>
        <w:t>1-</w:t>
      </w:r>
      <w:r>
        <w:t>1.2</w:t>
      </w:r>
      <w:r>
        <w:rPr>
          <w:rFonts w:hint="eastAsia"/>
        </w:rPr>
        <w:t>管段的风量没有发生变化（因为没有风口），所以这段风管的规格</w:t>
      </w:r>
      <w:r w:rsidR="00131501">
        <w:rPr>
          <w:rFonts w:hint="eastAsia"/>
        </w:rPr>
        <w:t>肯定</w:t>
      </w:r>
      <w:r>
        <w:rPr>
          <w:rFonts w:hint="eastAsia"/>
        </w:rPr>
        <w:t>不变</w:t>
      </w:r>
      <w:r w:rsidR="003864A5">
        <w:rPr>
          <w:rFonts w:hint="eastAsia"/>
        </w:rPr>
        <w:t>。以此类推1</w:t>
      </w:r>
      <w:r w:rsidR="003864A5">
        <w:t>.1</w:t>
      </w:r>
      <w:r w:rsidR="003864A5">
        <w:rPr>
          <w:rFonts w:hint="eastAsia"/>
        </w:rPr>
        <w:t>-</w:t>
      </w:r>
      <w:r w:rsidR="003864A5">
        <w:t>1</w:t>
      </w:r>
      <w:r w:rsidR="003864A5">
        <w:rPr>
          <w:rFonts w:hint="eastAsia"/>
        </w:rPr>
        <w:t>、1</w:t>
      </w:r>
      <w:r w:rsidR="003864A5">
        <w:t>.2.1.1</w:t>
      </w:r>
      <w:r w:rsidR="003864A5">
        <w:rPr>
          <w:rFonts w:hint="eastAsia"/>
        </w:rPr>
        <w:t>-</w:t>
      </w:r>
      <w:r w:rsidR="003864A5">
        <w:t>1.2</w:t>
      </w:r>
      <w:r w:rsidR="003864A5">
        <w:rPr>
          <w:rFonts w:hint="eastAsia"/>
        </w:rPr>
        <w:t>。1、1</w:t>
      </w:r>
      <w:r w:rsidR="003864A5">
        <w:t>.2.1.2</w:t>
      </w:r>
      <w:r w:rsidR="003864A5">
        <w:rPr>
          <w:rFonts w:hint="eastAsia"/>
        </w:rPr>
        <w:t>-</w:t>
      </w:r>
      <w:r w:rsidR="003864A5">
        <w:t>1.2.1</w:t>
      </w:r>
      <w:r w:rsidR="003864A5">
        <w:rPr>
          <w:rFonts w:hint="eastAsia"/>
        </w:rPr>
        <w:t>、1</w:t>
      </w:r>
      <w:r w:rsidR="003864A5">
        <w:t>.2.1</w:t>
      </w:r>
      <w:r w:rsidR="003864A5">
        <w:rPr>
          <w:rFonts w:hint="eastAsia"/>
        </w:rPr>
        <w:t>-</w:t>
      </w:r>
      <w:r w:rsidR="003864A5">
        <w:t>1.2</w:t>
      </w:r>
      <w:r w:rsidR="003864A5">
        <w:rPr>
          <w:rFonts w:hint="eastAsia"/>
        </w:rPr>
        <w:t>这些风管的规格都不会发生变化</w:t>
      </w:r>
      <w:r>
        <w:rPr>
          <w:rFonts w:hint="eastAsia"/>
        </w:rPr>
        <w:t>；</w:t>
      </w:r>
    </w:p>
    <w:p w14:paraId="4B8DE3FE" w14:textId="77777777" w:rsidR="00532E4F" w:rsidRDefault="00532E4F" w:rsidP="00532E4F">
      <w:pPr>
        <w:pStyle w:val="a0"/>
        <w:numPr>
          <w:ilvl w:val="0"/>
          <w:numId w:val="14"/>
        </w:numPr>
        <w:ind w:firstLineChars="0"/>
      </w:pPr>
      <w:r>
        <w:rPr>
          <w:rFonts w:hint="eastAsia"/>
        </w:rPr>
        <w:t>X点下方的风管的风量比上方要小，但是风管的规格不一定发生变化</w:t>
      </w:r>
      <w:r w:rsidR="008E1FE5">
        <w:rPr>
          <w:rFonts w:hint="eastAsia"/>
        </w:rPr>
        <w:t>。以此类推，每经过了一个风口风管所要负担的风量都会发生变化。越往起点方向（高层级）的风量越大。</w:t>
      </w:r>
    </w:p>
    <w:p w14:paraId="1D7058CC" w14:textId="77777777" w:rsidR="00131501" w:rsidRPr="00532E4F" w:rsidRDefault="008E1FE5" w:rsidP="00532E4F">
      <w:pPr>
        <w:pStyle w:val="a0"/>
        <w:numPr>
          <w:ilvl w:val="0"/>
          <w:numId w:val="14"/>
        </w:numPr>
        <w:ind w:firstLineChars="0"/>
      </w:pPr>
      <w:r>
        <w:rPr>
          <w:rFonts w:hint="eastAsia"/>
        </w:rPr>
        <w:t>一个节点所</w:t>
      </w:r>
      <w:r w:rsidR="001F39AB">
        <w:rPr>
          <w:rFonts w:hint="eastAsia"/>
        </w:rPr>
        <w:t>通过</w:t>
      </w:r>
      <w:r>
        <w:rPr>
          <w:rFonts w:hint="eastAsia"/>
        </w:rPr>
        <w:t>的风量</w:t>
      </w:r>
      <w:r w:rsidR="001F39AB">
        <w:rPr>
          <w:rFonts w:hint="eastAsia"/>
        </w:rPr>
        <w:t>等于下属一层节点的风量之和。</w:t>
      </w:r>
      <w:r w:rsidR="001F39AB">
        <w:t>V</w:t>
      </w:r>
      <w:r w:rsidR="001F39AB" w:rsidRPr="001F39AB">
        <w:rPr>
          <w:vertAlign w:val="subscript"/>
        </w:rPr>
        <w:t>1.2.1</w:t>
      </w:r>
      <w:r w:rsidR="001F39AB">
        <w:t xml:space="preserve"> </w:t>
      </w:r>
      <w:r w:rsidR="001F39AB">
        <w:rPr>
          <w:rFonts w:hint="eastAsia"/>
        </w:rPr>
        <w:t>=</w:t>
      </w:r>
      <w:r w:rsidR="001F39AB">
        <w:t xml:space="preserve"> V</w:t>
      </w:r>
      <w:r w:rsidR="001F39AB" w:rsidRPr="001F39AB">
        <w:rPr>
          <w:vertAlign w:val="subscript"/>
        </w:rPr>
        <w:t>1.2.1.1</w:t>
      </w:r>
      <w:r w:rsidR="001F39AB">
        <w:t xml:space="preserve"> + V</w:t>
      </w:r>
      <w:r w:rsidR="001F39AB" w:rsidRPr="001F39AB">
        <w:rPr>
          <w:vertAlign w:val="subscript"/>
        </w:rPr>
        <w:t>1.2.1.2</w:t>
      </w:r>
    </w:p>
    <w:p w14:paraId="7A0B558F" w14:textId="77777777" w:rsidR="00D8087C" w:rsidRDefault="00532E4F" w:rsidP="00D8087C">
      <w:r>
        <w:rPr>
          <w:noProof/>
        </w:rPr>
        <w:lastRenderedPageBreak/>
        <w:drawing>
          <wp:inline distT="0" distB="0" distL="0" distR="0" wp14:anchorId="3565A492" wp14:editId="17675300">
            <wp:extent cx="5274310" cy="40532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53205"/>
                    </a:xfrm>
                    <a:prstGeom prst="rect">
                      <a:avLst/>
                    </a:prstGeom>
                  </pic:spPr>
                </pic:pic>
              </a:graphicData>
            </a:graphic>
          </wp:inline>
        </w:drawing>
      </w:r>
    </w:p>
    <w:p w14:paraId="1FDE4BC8" w14:textId="77777777" w:rsidR="00D52851" w:rsidRPr="00D52851" w:rsidRDefault="00C57DEB" w:rsidP="00250C84">
      <w:pPr>
        <w:pStyle w:val="3"/>
      </w:pPr>
      <w:r>
        <w:rPr>
          <w:rFonts w:hint="eastAsia"/>
        </w:rPr>
        <w:t>原则</w:t>
      </w:r>
      <w:r w:rsidR="00D52851">
        <w:rPr>
          <w:rFonts w:hint="eastAsia"/>
        </w:rPr>
        <w:t>一：可布置</w:t>
      </w:r>
      <w:r w:rsidR="00DC77E5">
        <w:rPr>
          <w:rFonts w:hint="eastAsia"/>
        </w:rPr>
        <w:t>管段</w:t>
      </w:r>
      <w:r w:rsidR="007D063D">
        <w:rPr>
          <w:rFonts w:hint="eastAsia"/>
        </w:rPr>
        <w:t>的选择</w:t>
      </w:r>
    </w:p>
    <w:p w14:paraId="2E0E02D0" w14:textId="77777777" w:rsidR="00C57DEB" w:rsidRDefault="00DC77E5" w:rsidP="005473B1">
      <w:pPr>
        <w:ind w:firstLine="420"/>
      </w:pPr>
      <w:r w:rsidRPr="00DC77E5">
        <w:rPr>
          <w:rFonts w:hint="eastAsia"/>
        </w:rPr>
        <w:t>可以布置风口的管段：</w:t>
      </w:r>
      <w:r w:rsidR="00D52851">
        <w:rPr>
          <w:rFonts w:hint="eastAsia"/>
        </w:rPr>
        <w:t>在用户绘制的中心线形成的树状结构的每一段线段中，</w:t>
      </w:r>
      <w:r w:rsidR="00C57DEB">
        <w:rPr>
          <w:rFonts w:hint="eastAsia"/>
        </w:rPr>
        <w:t>没有再下一层节点的</w:t>
      </w:r>
      <w:r w:rsidR="00D52851">
        <w:rPr>
          <w:rFonts w:hint="eastAsia"/>
        </w:rPr>
        <w:t>线段才</w:t>
      </w:r>
      <w:r w:rsidR="00C57DEB" w:rsidRPr="008218F8">
        <w:rPr>
          <w:rFonts w:hint="eastAsia"/>
          <w:b/>
        </w:rPr>
        <w:t>可以</w:t>
      </w:r>
      <w:r w:rsidR="00C57DEB">
        <w:rPr>
          <w:rFonts w:hint="eastAsia"/>
        </w:rPr>
        <w:t>布置风口。</w:t>
      </w:r>
    </w:p>
    <w:p w14:paraId="6A8EA027" w14:textId="77777777" w:rsidR="00DC77E5" w:rsidRDefault="00DC77E5" w:rsidP="00DC77E5">
      <w:pPr>
        <w:jc w:val="center"/>
      </w:pPr>
      <w:r>
        <w:rPr>
          <w:noProof/>
        </w:rPr>
        <w:drawing>
          <wp:inline distT="0" distB="0" distL="0" distR="0" wp14:anchorId="71E7F84B" wp14:editId="6B2D5885">
            <wp:extent cx="2450279" cy="2586251"/>
            <wp:effectExtent l="0" t="0" r="762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9286"/>
                    <a:stretch/>
                  </pic:blipFill>
                  <pic:spPr bwMode="auto">
                    <a:xfrm>
                      <a:off x="0" y="0"/>
                      <a:ext cx="2465367" cy="2602177"/>
                    </a:xfrm>
                    <a:prstGeom prst="rect">
                      <a:avLst/>
                    </a:prstGeom>
                    <a:ln>
                      <a:noFill/>
                    </a:ln>
                    <a:extLst>
                      <a:ext uri="{53640926-AAD7-44D8-BBD7-CCE9431645EC}">
                        <a14:shadowObscured xmlns:a14="http://schemas.microsoft.com/office/drawing/2010/main"/>
                      </a:ext>
                    </a:extLst>
                  </pic:spPr>
                </pic:pic>
              </a:graphicData>
            </a:graphic>
          </wp:inline>
        </w:drawing>
      </w:r>
    </w:p>
    <w:p w14:paraId="7CA2FA04" w14:textId="77777777" w:rsidR="00C57DEB" w:rsidRDefault="00DC77E5" w:rsidP="005473B1">
      <w:pPr>
        <w:ind w:firstLine="420"/>
      </w:pPr>
      <w:r>
        <w:rPr>
          <w:rFonts w:hint="eastAsia"/>
        </w:rPr>
        <w:t>用户可以选择</w:t>
      </w:r>
      <w:r w:rsidRPr="00DC77E5">
        <w:rPr>
          <w:rFonts w:hint="eastAsia"/>
          <w:b/>
        </w:rPr>
        <w:t>不</w:t>
      </w:r>
      <w:r>
        <w:rPr>
          <w:rFonts w:hint="eastAsia"/>
        </w:rPr>
        <w:t>布置风口的管段</w:t>
      </w:r>
      <w:r w:rsidR="003C2D59">
        <w:rPr>
          <w:rFonts w:hint="eastAsia"/>
        </w:rPr>
        <w:t>，可多选。</w:t>
      </w:r>
    </w:p>
    <w:p w14:paraId="135E6357" w14:textId="77777777" w:rsidR="003C2D59" w:rsidRDefault="003C2D59" w:rsidP="005473B1">
      <w:pPr>
        <w:ind w:firstLine="420"/>
      </w:pPr>
      <w:r>
        <w:rPr>
          <w:rFonts w:hint="eastAsia"/>
        </w:rPr>
        <w:t>如果选的管段本身就不可以布置风口，那么选了也白选；如果所有可以布置风口的管段都被选了，那后续程序就不用跑了；如果啥都没选或者选的都是本来就不可以布置风口的管段，那么所有可以布置风口的管段都按照可以布置风口继续执行后续程序。</w:t>
      </w:r>
    </w:p>
    <w:p w14:paraId="2715CC0F" w14:textId="77777777" w:rsidR="000C779B" w:rsidRPr="003C2D59" w:rsidRDefault="000C779B" w:rsidP="000C779B">
      <w:pPr>
        <w:rPr>
          <w:b/>
        </w:rPr>
      </w:pPr>
      <w:r w:rsidRPr="003C2D59">
        <w:rPr>
          <w:rFonts w:hint="eastAsia"/>
          <w:b/>
        </w:rPr>
        <w:lastRenderedPageBreak/>
        <w:t>防火分区问题</w:t>
      </w:r>
    </w:p>
    <w:p w14:paraId="0A4231EC" w14:textId="77777777" w:rsidR="00C127FF" w:rsidRDefault="00C127FF" w:rsidP="000C779B">
      <w:r w:rsidRPr="00CC1ADA">
        <w:tab/>
      </w:r>
      <w:r w:rsidRPr="00CC1ADA">
        <w:rPr>
          <w:rFonts w:hint="eastAsia"/>
        </w:rPr>
        <w:t>如果一根</w:t>
      </w:r>
      <w:r w:rsidR="00CC1ADA">
        <w:rPr>
          <w:rFonts w:hint="eastAsia"/>
        </w:rPr>
        <w:t>已经被判断为需要布置风口的风管穿越了防火分区，则在穿越防火分区前的管段不能布置风口，只有在穿越防火分区后的管段才能布置风口。多余的风口仍然均匀分配到其他管段。</w:t>
      </w:r>
    </w:p>
    <w:p w14:paraId="2881CF60" w14:textId="77777777" w:rsidR="00C127FF" w:rsidRDefault="00CA60E0" w:rsidP="000C779B">
      <w:r>
        <w:rPr>
          <w:noProof/>
        </w:rPr>
        <w:drawing>
          <wp:inline distT="0" distB="0" distL="0" distR="0" wp14:anchorId="45A9C926" wp14:editId="1D9680C3">
            <wp:extent cx="5274310" cy="20453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45335"/>
                    </a:xfrm>
                    <a:prstGeom prst="rect">
                      <a:avLst/>
                    </a:prstGeom>
                  </pic:spPr>
                </pic:pic>
              </a:graphicData>
            </a:graphic>
          </wp:inline>
        </w:drawing>
      </w:r>
    </w:p>
    <w:p w14:paraId="16FD68E6" w14:textId="77777777" w:rsidR="00CA60E0" w:rsidRDefault="00CA60E0" w:rsidP="000C779B">
      <w:r>
        <w:rPr>
          <w:rFonts w:hint="eastAsia"/>
        </w:rPr>
        <w:t>问题</w:t>
      </w:r>
      <w:r w:rsidR="00B75044">
        <w:rPr>
          <w:rFonts w:hint="eastAsia"/>
        </w:rPr>
        <w:t>：如何判断防火分区？</w:t>
      </w:r>
      <w:r w:rsidR="002345A2">
        <w:rPr>
          <w:rFonts w:hint="eastAsia"/>
        </w:rPr>
        <w:t>开发解决。</w:t>
      </w:r>
    </w:p>
    <w:p w14:paraId="12ADFCED" w14:textId="77777777" w:rsidR="00CA60E0" w:rsidRPr="00CA60E0" w:rsidRDefault="00CA60E0" w:rsidP="000C779B"/>
    <w:p w14:paraId="37CCBA82" w14:textId="77777777" w:rsidR="00C57DEB" w:rsidRDefault="00D52851" w:rsidP="00250C84">
      <w:pPr>
        <w:pStyle w:val="3"/>
      </w:pPr>
      <w:r>
        <w:rPr>
          <w:rFonts w:hint="eastAsia"/>
        </w:rPr>
        <w:t>原则二：线段上均匀分配</w:t>
      </w:r>
    </w:p>
    <w:p w14:paraId="441BDFB9" w14:textId="77777777" w:rsidR="00C57DEB" w:rsidRDefault="00C57DEB" w:rsidP="00C57DEB">
      <w:pPr>
        <w:ind w:firstLine="420"/>
      </w:pPr>
      <w:r>
        <w:rPr>
          <w:rFonts w:hint="eastAsia"/>
        </w:rPr>
        <w:t>风口的数量在可布管段上根据每一段管段的长度进行均布。</w:t>
      </w:r>
    </w:p>
    <w:p w14:paraId="7C629585" w14:textId="77777777" w:rsidR="00C22C0F" w:rsidRDefault="00C22C0F" w:rsidP="00C22C0F">
      <w:pPr>
        <w:pStyle w:val="a0"/>
        <w:numPr>
          <w:ilvl w:val="0"/>
          <w:numId w:val="4"/>
        </w:numPr>
        <w:ind w:firstLineChars="0"/>
      </w:pPr>
      <w:r>
        <w:rPr>
          <w:rFonts w:hint="eastAsia"/>
        </w:rPr>
        <w:t>大前提：只有直管段可以布置风口，弯头、三通、四通和变径上不可布置风口</w:t>
      </w:r>
    </w:p>
    <w:p w14:paraId="6D0EFCEF" w14:textId="77777777" w:rsidR="00C57DEB" w:rsidRDefault="00C57DEB" w:rsidP="00C57DEB">
      <w:pPr>
        <w:pStyle w:val="a0"/>
        <w:numPr>
          <w:ilvl w:val="0"/>
          <w:numId w:val="4"/>
        </w:numPr>
        <w:ind w:firstLineChars="0"/>
      </w:pPr>
      <w:r>
        <w:rPr>
          <w:rFonts w:hint="eastAsia"/>
        </w:rPr>
        <w:t>多余的风口（除不尽）优先往最长、次长管段排</w:t>
      </w:r>
    </w:p>
    <w:p w14:paraId="730A5322" w14:textId="77777777" w:rsidR="00C57DEB" w:rsidRDefault="00C57DEB" w:rsidP="00C57DEB">
      <w:pPr>
        <w:pStyle w:val="a0"/>
        <w:numPr>
          <w:ilvl w:val="0"/>
          <w:numId w:val="4"/>
        </w:numPr>
        <w:ind w:firstLineChars="0"/>
      </w:pPr>
      <w:r>
        <w:rPr>
          <w:rFonts w:hint="eastAsia"/>
        </w:rPr>
        <w:t>如果风口不如管段多，则按照管段的长短从长到短每一段布置一个用完为止</w:t>
      </w:r>
    </w:p>
    <w:p w14:paraId="6E24385C" w14:textId="77777777" w:rsidR="00C57DEB" w:rsidRDefault="00C57DEB" w:rsidP="00C57DEB">
      <w:pPr>
        <w:pStyle w:val="a0"/>
        <w:numPr>
          <w:ilvl w:val="0"/>
          <w:numId w:val="4"/>
        </w:numPr>
        <w:ind w:firstLineChars="0"/>
      </w:pPr>
      <w:r>
        <w:rPr>
          <w:rFonts w:hint="eastAsia"/>
        </w:rPr>
        <w:t>管段实际可布长度（重要！！！）：</w:t>
      </w:r>
    </w:p>
    <w:p w14:paraId="7E9308BF" w14:textId="77777777" w:rsidR="00C57DEB" w:rsidRDefault="00C57DEB" w:rsidP="00C57DEB">
      <w:pPr>
        <w:pStyle w:val="a0"/>
        <w:ind w:left="780" w:firstLineChars="0" w:firstLine="0"/>
      </w:pPr>
      <w:r>
        <w:rPr>
          <w:rFonts w:hint="eastAsia"/>
        </w:rPr>
        <w:t>用户绘制的中心线只是走向和结构的表达，实际上管段两端存在的弯头、三通、四通会缩短实际可布风口的长度。但是，弯头等尺寸是根据风量计算的，风量又是根据风口数量决定的。此处应该要考虑试算迭代，可能还存在不收敛的问题。</w:t>
      </w:r>
    </w:p>
    <w:p w14:paraId="69C373CE" w14:textId="77777777" w:rsidR="00C57DEB" w:rsidRDefault="00C57DEB" w:rsidP="00C57DEB">
      <w:pPr>
        <w:pStyle w:val="a0"/>
        <w:ind w:left="780" w:firstLineChars="0" w:firstLine="0"/>
      </w:pPr>
      <w:r>
        <w:rPr>
          <w:rFonts w:hint="eastAsia"/>
        </w:rPr>
        <w:t>下图中可以看到一段长度完全被弯头吃掉了，自然无法布置风口。</w:t>
      </w:r>
    </w:p>
    <w:p w14:paraId="0A3E9FBF" w14:textId="77777777" w:rsidR="00C57DEB" w:rsidRDefault="00C57DEB" w:rsidP="00C57DEB">
      <w:r>
        <w:rPr>
          <w:noProof/>
        </w:rPr>
        <w:drawing>
          <wp:inline distT="0" distB="0" distL="0" distR="0" wp14:anchorId="31D67708" wp14:editId="0BA13E9C">
            <wp:extent cx="5274310" cy="17399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39900"/>
                    </a:xfrm>
                    <a:prstGeom prst="rect">
                      <a:avLst/>
                    </a:prstGeom>
                  </pic:spPr>
                </pic:pic>
              </a:graphicData>
            </a:graphic>
          </wp:inline>
        </w:drawing>
      </w:r>
    </w:p>
    <w:p w14:paraId="1F832A2C" w14:textId="77777777" w:rsidR="00C57DEB" w:rsidRDefault="00C57DEB" w:rsidP="00C57DEB">
      <w:r>
        <w:tab/>
      </w:r>
      <w:r>
        <w:rPr>
          <w:rFonts w:hint="eastAsia"/>
        </w:rPr>
        <w:t>至少能够布置一个风口的中心线的最小长度 =</w:t>
      </w:r>
      <w:r>
        <w:t xml:space="preserve"> </w:t>
      </w:r>
      <w:r>
        <w:rPr>
          <w:rFonts w:hint="eastAsia"/>
        </w:rPr>
        <w:t xml:space="preserve">风口的长度 </w:t>
      </w:r>
      <w:r>
        <w:t xml:space="preserve">+ 100 + </w:t>
      </w:r>
      <w:r>
        <w:rPr>
          <w:rFonts w:hint="eastAsia"/>
        </w:rPr>
        <w:t>前后为弯头等保留的长度。</w:t>
      </w:r>
    </w:p>
    <w:p w14:paraId="05F58DEA" w14:textId="77777777" w:rsidR="00C57DEB" w:rsidRDefault="00365E37" w:rsidP="00250C84">
      <w:pPr>
        <w:pStyle w:val="3"/>
      </w:pPr>
      <w:r>
        <w:rPr>
          <w:rFonts w:hint="eastAsia"/>
        </w:rPr>
        <w:t>原则三：</w:t>
      </w:r>
      <w:r w:rsidR="00C57DEB">
        <w:rPr>
          <w:rFonts w:hint="eastAsia"/>
        </w:rPr>
        <w:t>风口间距</w:t>
      </w:r>
      <w:r>
        <w:rPr>
          <w:rFonts w:hint="eastAsia"/>
        </w:rPr>
        <w:t>均匀</w:t>
      </w:r>
    </w:p>
    <w:p w14:paraId="3851F8C4" w14:textId="77777777" w:rsidR="00C57DEB" w:rsidRDefault="00C57DEB" w:rsidP="00365E37">
      <w:pPr>
        <w:pStyle w:val="a0"/>
        <w:numPr>
          <w:ilvl w:val="0"/>
          <w:numId w:val="12"/>
        </w:numPr>
        <w:ind w:firstLineChars="0"/>
      </w:pPr>
      <w:r>
        <w:rPr>
          <w:rFonts w:hint="eastAsia"/>
        </w:rPr>
        <w:lastRenderedPageBreak/>
        <w:t>不同直管段之间的风口间距可以不同</w:t>
      </w:r>
    </w:p>
    <w:p w14:paraId="3BC137DE" w14:textId="77777777" w:rsidR="00C57DEB" w:rsidRDefault="00C57DEB" w:rsidP="00C57DEB">
      <w:pPr>
        <w:pStyle w:val="a0"/>
        <w:ind w:left="780" w:firstLineChars="0" w:firstLine="0"/>
      </w:pPr>
      <w:r>
        <w:rPr>
          <w:rFonts w:hint="eastAsia"/>
        </w:rPr>
        <w:t>例：两个管段长度只相差5</w:t>
      </w:r>
      <w:r>
        <w:t>00</w:t>
      </w:r>
      <w:r>
        <w:rPr>
          <w:rFonts w:hint="eastAsia"/>
        </w:rPr>
        <w:t>，风口数量都是3个，那么风口之间的间距自然有区别。</w:t>
      </w:r>
    </w:p>
    <w:p w14:paraId="7E89101E" w14:textId="77777777" w:rsidR="00C57DEB" w:rsidRDefault="00C57DEB" w:rsidP="00365E37">
      <w:pPr>
        <w:pStyle w:val="a0"/>
        <w:numPr>
          <w:ilvl w:val="0"/>
          <w:numId w:val="12"/>
        </w:numPr>
        <w:ind w:firstLineChars="0"/>
      </w:pPr>
      <w:r>
        <w:rPr>
          <w:rFonts w:hint="eastAsia"/>
        </w:rPr>
        <w:t>一段直管段中的风口间距保持相同</w:t>
      </w:r>
    </w:p>
    <w:p w14:paraId="6B3C523F" w14:textId="77777777" w:rsidR="00547800" w:rsidRDefault="00547800" w:rsidP="00C57DEB">
      <w:pPr>
        <w:pStyle w:val="a0"/>
        <w:ind w:left="780" w:firstLineChars="0" w:firstLine="0"/>
      </w:pPr>
      <w:r w:rsidRPr="00547800">
        <w:rPr>
          <w:rFonts w:hint="eastAsia"/>
          <w:b/>
        </w:rPr>
        <w:t>第一步：</w:t>
      </w:r>
      <w:r>
        <w:rPr>
          <w:rFonts w:hint="eastAsia"/>
        </w:rPr>
        <w:t>风管管段内预处理</w:t>
      </w:r>
    </w:p>
    <w:p w14:paraId="042C24C4" w14:textId="77777777" w:rsidR="00C57DEB" w:rsidRDefault="00C57DEB" w:rsidP="00C57DEB">
      <w:pPr>
        <w:pStyle w:val="a0"/>
        <w:ind w:left="780" w:firstLineChars="0" w:firstLine="0"/>
      </w:pPr>
      <w:r>
        <w:rPr>
          <w:rFonts w:hint="eastAsia"/>
        </w:rPr>
        <w:t>以下图为例，去除两端后剩余的有效长度L=4</w:t>
      </w:r>
      <w:r>
        <w:t xml:space="preserve">823 </w:t>
      </w:r>
      <w:r>
        <w:rPr>
          <w:rFonts w:hint="eastAsia"/>
        </w:rPr>
        <w:t>风口数量n</w:t>
      </w:r>
      <w:r>
        <w:t>=3</w:t>
      </w:r>
    </w:p>
    <w:p w14:paraId="2C8B19A5" w14:textId="77777777" w:rsidR="00C57DEB" w:rsidRDefault="003235CC" w:rsidP="00C57DEB">
      <w:pPr>
        <w:pStyle w:val="a0"/>
        <w:ind w:left="780" w:firstLineChars="0" w:firstLine="0"/>
      </w:pPr>
      <w:r>
        <w:rPr>
          <w:rFonts w:hint="eastAsia"/>
        </w:rPr>
        <w:t>风口中心</w:t>
      </w:r>
      <w:r w:rsidR="00C57DEB">
        <w:rPr>
          <w:rFonts w:hint="eastAsia"/>
        </w:rPr>
        <w:t>间距 D</w:t>
      </w:r>
      <w:r w:rsidR="00C57DEB">
        <w:t xml:space="preserve"> = L </w:t>
      </w:r>
      <w:r w:rsidR="00C57DEB">
        <w:rPr>
          <w:rFonts w:hint="eastAsia"/>
        </w:rPr>
        <w:t>÷</w:t>
      </w:r>
      <w:r>
        <w:t xml:space="preserve"> </w:t>
      </w:r>
      <w:r>
        <w:rPr>
          <w:rFonts w:hint="eastAsia"/>
        </w:rPr>
        <w:t>n</w:t>
      </w:r>
      <w:r w:rsidR="00C57DEB">
        <w:t xml:space="preserve"> </w:t>
      </w:r>
      <w:r w:rsidR="00C57DEB">
        <w:rPr>
          <w:rFonts w:hint="eastAsia"/>
        </w:rPr>
        <w:t>=</w:t>
      </w:r>
      <w:r w:rsidR="00C57DEB">
        <w:t xml:space="preserve"> </w:t>
      </w:r>
      <w:r>
        <w:t>1607</w:t>
      </w:r>
    </w:p>
    <w:p w14:paraId="6F638962" w14:textId="77777777" w:rsidR="003235CC" w:rsidRDefault="00C57DEB" w:rsidP="00C57DEB">
      <w:pPr>
        <w:pStyle w:val="a0"/>
        <w:ind w:left="780" w:firstLineChars="0" w:firstLine="0"/>
      </w:pPr>
      <w:r>
        <w:rPr>
          <w:rFonts w:hint="eastAsia"/>
        </w:rPr>
        <w:t>结果不是1</w:t>
      </w:r>
      <w:r>
        <w:t>00</w:t>
      </w:r>
      <w:r>
        <w:rPr>
          <w:rFonts w:hint="eastAsia"/>
        </w:rPr>
        <w:t>的倍数，则就进往1</w:t>
      </w:r>
      <w:r>
        <w:t>00</w:t>
      </w:r>
      <w:r>
        <w:rPr>
          <w:rFonts w:hint="eastAsia"/>
        </w:rPr>
        <w:t>的倍数去靠改为</w:t>
      </w:r>
      <w:r w:rsidR="003235CC">
        <w:rPr>
          <w:rFonts w:hint="eastAsia"/>
        </w:rPr>
        <w:t>1</w:t>
      </w:r>
      <w:r w:rsidR="003235CC">
        <w:t>600</w:t>
      </w:r>
      <w:r w:rsidR="003235CC">
        <w:rPr>
          <w:rFonts w:hint="eastAsia"/>
        </w:rPr>
        <w:t>。</w:t>
      </w:r>
    </w:p>
    <w:p w14:paraId="589A6884" w14:textId="77777777" w:rsidR="00C57DEB" w:rsidRDefault="003235CC" w:rsidP="00C57DEB">
      <w:pPr>
        <w:pStyle w:val="a0"/>
        <w:ind w:left="780" w:firstLineChars="0" w:firstLine="0"/>
      </w:pPr>
      <w:r>
        <w:rPr>
          <w:rFonts w:hint="eastAsia"/>
        </w:rPr>
        <w:t>两侧的间距是风口中间间距的一半。</w:t>
      </w:r>
      <w:r w:rsidR="00C57DEB">
        <w:rPr>
          <w:rFonts w:hint="eastAsia"/>
        </w:rPr>
        <w:t>并保证最左/右至少一侧的间距是1</w:t>
      </w:r>
      <w:r w:rsidR="00C57DEB">
        <w:t>00</w:t>
      </w:r>
      <w:r w:rsidR="00C57DEB">
        <w:rPr>
          <w:rFonts w:hint="eastAsia"/>
        </w:rPr>
        <w:t>的倍数。如果</w:t>
      </w:r>
      <w:r w:rsidR="008167AE">
        <w:rPr>
          <w:rFonts w:hint="eastAsia"/>
        </w:rPr>
        <w:t>无法实现</w:t>
      </w:r>
      <w:r w:rsidR="00C57DEB">
        <w:rPr>
          <w:rFonts w:hint="eastAsia"/>
        </w:rPr>
        <w:t>1</w:t>
      </w:r>
      <w:r w:rsidR="00C57DEB">
        <w:t>00</w:t>
      </w:r>
      <w:r w:rsidR="00C57DEB">
        <w:rPr>
          <w:rFonts w:hint="eastAsia"/>
        </w:rPr>
        <w:t>的倍数就退而求其次追求5</w:t>
      </w:r>
      <w:r w:rsidR="00C57DEB">
        <w:t>0</w:t>
      </w:r>
      <w:r w:rsidR="00C57DEB">
        <w:rPr>
          <w:rFonts w:hint="eastAsia"/>
        </w:rPr>
        <w:t>的倍数。</w:t>
      </w:r>
    </w:p>
    <w:p w14:paraId="36A869CB" w14:textId="77777777" w:rsidR="00C57DEB" w:rsidRDefault="003235CC" w:rsidP="00C57DEB">
      <w:r>
        <w:rPr>
          <w:noProof/>
        </w:rPr>
        <w:drawing>
          <wp:inline distT="0" distB="0" distL="0" distR="0" wp14:anchorId="43EB8BD6" wp14:editId="3E606E2E">
            <wp:extent cx="5274310" cy="32035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03575"/>
                    </a:xfrm>
                    <a:prstGeom prst="rect">
                      <a:avLst/>
                    </a:prstGeom>
                  </pic:spPr>
                </pic:pic>
              </a:graphicData>
            </a:graphic>
          </wp:inline>
        </w:drawing>
      </w:r>
    </w:p>
    <w:p w14:paraId="75EF626A" w14:textId="77777777" w:rsidR="004317B1" w:rsidRPr="004317B1" w:rsidRDefault="004317B1" w:rsidP="004317B1">
      <w:pPr>
        <w:rPr>
          <w:b/>
        </w:rPr>
      </w:pPr>
      <w:r w:rsidRPr="004317B1">
        <w:rPr>
          <w:rFonts w:hint="eastAsia"/>
          <w:u w:val="single"/>
        </w:rPr>
        <w:t>例外：</w:t>
      </w:r>
      <w:r w:rsidRPr="004317B1">
        <w:rPr>
          <w:rFonts w:hint="eastAsia"/>
        </w:rPr>
        <w:t>如果此管段</w:t>
      </w:r>
      <w:r>
        <w:rPr>
          <w:rFonts w:hint="eastAsia"/>
        </w:rPr>
        <w:t>是最后一段，则靠近末端的最后一个风口距离末端的间距为2</w:t>
      </w:r>
      <w:r>
        <w:t>00mm</w:t>
      </w:r>
      <w:r>
        <w:rPr>
          <w:rFonts w:hint="eastAsia"/>
        </w:rPr>
        <w:t>。</w:t>
      </w:r>
    </w:p>
    <w:p w14:paraId="7B9F7C42" w14:textId="77777777" w:rsidR="00547800" w:rsidRDefault="00547800" w:rsidP="00C57DEB">
      <w:r>
        <w:tab/>
      </w:r>
      <w:r w:rsidRPr="00547800">
        <w:rPr>
          <w:rFonts w:hint="eastAsia"/>
          <w:b/>
        </w:rPr>
        <w:t>第二步：</w:t>
      </w:r>
      <w:r>
        <w:rPr>
          <w:rFonts w:hint="eastAsia"/>
        </w:rPr>
        <w:t>根据最近的轴线调整</w:t>
      </w:r>
    </w:p>
    <w:p w14:paraId="306EE4A4" w14:textId="77777777" w:rsidR="00547800" w:rsidRDefault="00547800" w:rsidP="00C57DEB">
      <w:r>
        <w:tab/>
      </w:r>
      <w:r w:rsidR="00EF7E1A">
        <w:rPr>
          <w:rFonts w:hint="eastAsia"/>
        </w:rPr>
        <w:t>风口的定位在实际施工中是基于轴线定位的，风口的中心点距离轴线也要是1</w:t>
      </w:r>
      <w:r w:rsidR="00EF7E1A">
        <w:t>00</w:t>
      </w:r>
      <w:r w:rsidR="00EF7E1A">
        <w:rPr>
          <w:rFonts w:hint="eastAsia"/>
        </w:rPr>
        <w:t>的倍数。因此在第一步的基础上根据轴线调整。</w:t>
      </w:r>
    </w:p>
    <w:p w14:paraId="29463A60" w14:textId="77777777" w:rsidR="00EF7E1A" w:rsidRDefault="00EF7E1A" w:rsidP="00C57DEB">
      <w:r>
        <w:rPr>
          <w:noProof/>
        </w:rPr>
        <w:lastRenderedPageBreak/>
        <w:drawing>
          <wp:inline distT="0" distB="0" distL="0" distR="0" wp14:anchorId="146FA199" wp14:editId="1997179E">
            <wp:extent cx="5274310" cy="32994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99460"/>
                    </a:xfrm>
                    <a:prstGeom prst="rect">
                      <a:avLst/>
                    </a:prstGeom>
                  </pic:spPr>
                </pic:pic>
              </a:graphicData>
            </a:graphic>
          </wp:inline>
        </w:drawing>
      </w:r>
    </w:p>
    <w:p w14:paraId="063A43B4" w14:textId="77777777" w:rsidR="00EF7E1A" w:rsidRDefault="00EF7E1A" w:rsidP="00C57DEB">
      <w:r>
        <w:rPr>
          <w:noProof/>
        </w:rPr>
        <w:drawing>
          <wp:inline distT="0" distB="0" distL="0" distR="0" wp14:anchorId="5471C23E" wp14:editId="2B35A70E">
            <wp:extent cx="5274310" cy="34074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07410"/>
                    </a:xfrm>
                    <a:prstGeom prst="rect">
                      <a:avLst/>
                    </a:prstGeom>
                  </pic:spPr>
                </pic:pic>
              </a:graphicData>
            </a:graphic>
          </wp:inline>
        </w:drawing>
      </w:r>
    </w:p>
    <w:p w14:paraId="0444072B" w14:textId="77777777" w:rsidR="00C57DEB" w:rsidRDefault="00C57DEB" w:rsidP="00365E37">
      <w:pPr>
        <w:pStyle w:val="a0"/>
        <w:numPr>
          <w:ilvl w:val="0"/>
          <w:numId w:val="12"/>
        </w:numPr>
        <w:ind w:firstLineChars="0"/>
      </w:pPr>
      <w:r>
        <w:rPr>
          <w:rFonts w:hint="eastAsia"/>
        </w:rPr>
        <w:t>风口干涉</w:t>
      </w:r>
    </w:p>
    <w:p w14:paraId="40D3A7A1" w14:textId="77777777" w:rsidR="00C57DEB" w:rsidRDefault="00C57DEB" w:rsidP="00C57DEB">
      <w:pPr>
        <w:pStyle w:val="a0"/>
        <w:ind w:left="420" w:firstLineChars="0" w:firstLine="300"/>
      </w:pPr>
      <w:r>
        <w:rPr>
          <w:rFonts w:hint="eastAsia"/>
        </w:rPr>
        <w:t>如果风口数量过多或者风口尺寸太大导致了风口之间干涉了，则是用户输入参数的问题，将有问题的结果打出来即可。也就是说计算风口间距时可能出现负数，没有关系。</w:t>
      </w:r>
    </w:p>
    <w:p w14:paraId="12D2AF5F" w14:textId="77777777" w:rsidR="00C57DEB" w:rsidRDefault="00C57DEB" w:rsidP="00250C84">
      <w:pPr>
        <w:pStyle w:val="3"/>
      </w:pPr>
      <w:r>
        <w:rPr>
          <w:rFonts w:hint="eastAsia"/>
        </w:rPr>
        <w:t>撞墙问题</w:t>
      </w:r>
    </w:p>
    <w:p w14:paraId="379E87DC" w14:textId="77777777" w:rsidR="00C57DEB" w:rsidRDefault="00C57DEB" w:rsidP="00C57E7C">
      <w:pPr>
        <w:ind w:firstLine="420"/>
      </w:pPr>
      <w:r>
        <w:rPr>
          <w:rFonts w:hint="eastAsia"/>
        </w:rPr>
        <w:t>仅可能出现在风口形式为“</w:t>
      </w:r>
      <w:r w:rsidR="00DD0493">
        <w:rPr>
          <w:rFonts w:hint="eastAsia"/>
        </w:rPr>
        <w:t>侧回单层百叶</w:t>
      </w:r>
      <w:r>
        <w:rPr>
          <w:rFonts w:hint="eastAsia"/>
        </w:rPr>
        <w:t>”</w:t>
      </w:r>
      <w:r w:rsidR="00B55C15">
        <w:rPr>
          <w:rFonts w:hint="eastAsia"/>
        </w:rPr>
        <w:t>的场景。</w:t>
      </w:r>
      <w:r w:rsidR="00C57E7C">
        <w:rPr>
          <w:rFonts w:hint="eastAsia"/>
        </w:rPr>
        <w:t>当风口沿着法线朝外方向</w:t>
      </w:r>
      <w:r w:rsidR="00FD0D22">
        <w:rPr>
          <w:rFonts w:hint="eastAsia"/>
        </w:rPr>
        <w:t>的10</w:t>
      </w:r>
      <w:r w:rsidR="00FD0D22">
        <w:t>00mm</w:t>
      </w:r>
      <w:r w:rsidR="00FD0D22">
        <w:rPr>
          <w:rFonts w:hint="eastAsia"/>
        </w:rPr>
        <w:t>范围内有建筑墙或者剪力墙</w:t>
      </w:r>
      <w:r w:rsidR="006746AC">
        <w:rPr>
          <w:rFonts w:hint="eastAsia"/>
        </w:rPr>
        <w:t>，则此处的风口要删除。</w:t>
      </w:r>
    </w:p>
    <w:p w14:paraId="57CECD2D" w14:textId="77777777" w:rsidR="00B55C15" w:rsidRDefault="006746AC" w:rsidP="006746AC">
      <w:r>
        <w:rPr>
          <w:noProof/>
        </w:rPr>
        <w:lastRenderedPageBreak/>
        <w:drawing>
          <wp:inline distT="0" distB="0" distL="0" distR="0" wp14:anchorId="44569875" wp14:editId="49238836">
            <wp:extent cx="5274310" cy="154241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42415"/>
                    </a:xfrm>
                    <a:prstGeom prst="rect">
                      <a:avLst/>
                    </a:prstGeom>
                  </pic:spPr>
                </pic:pic>
              </a:graphicData>
            </a:graphic>
          </wp:inline>
        </w:drawing>
      </w:r>
    </w:p>
    <w:p w14:paraId="33A2116A" w14:textId="77777777" w:rsidR="00C57DEB" w:rsidRDefault="006746AC" w:rsidP="00C57DEB">
      <w:r>
        <w:rPr>
          <w:rFonts w:hint="eastAsia"/>
        </w:rPr>
        <w:t>问题1：删去的风口怎么处理？</w:t>
      </w:r>
    </w:p>
    <w:p w14:paraId="6B82CFB8" w14:textId="77777777" w:rsidR="006746AC" w:rsidRDefault="006746AC" w:rsidP="00C57DEB">
      <w:pPr>
        <w:rPr>
          <w:b/>
          <w:color w:val="FF0000"/>
        </w:rPr>
      </w:pPr>
      <w:r>
        <w:rPr>
          <w:rFonts w:hint="eastAsia"/>
        </w:rPr>
        <w:t>回答：</w:t>
      </w:r>
      <w:r w:rsidR="00106AF5" w:rsidRPr="00106AF5">
        <w:rPr>
          <w:rFonts w:hint="eastAsia"/>
        </w:rPr>
        <w:t>不能简单的删掉，而是要均分到其他管段。</w:t>
      </w:r>
      <w:r w:rsidR="00DC5831">
        <w:rPr>
          <w:rFonts w:hint="eastAsia"/>
        </w:rPr>
        <w:t>但是</w:t>
      </w:r>
      <w:r w:rsidR="00440ABA">
        <w:rPr>
          <w:rFonts w:hint="eastAsia"/>
        </w:rPr>
        <w:t>，</w:t>
      </w:r>
      <w:r w:rsidR="00DC5831">
        <w:rPr>
          <w:rFonts w:hint="eastAsia"/>
        </w:rPr>
        <w:t>分配到其他管段后可能又会影响本管段。</w:t>
      </w:r>
    </w:p>
    <w:p w14:paraId="1467B93C" w14:textId="77777777" w:rsidR="00106AF5" w:rsidRDefault="00106AF5" w:rsidP="00C57DEB">
      <w:r>
        <w:rPr>
          <w:rFonts w:hint="eastAsia"/>
        </w:rPr>
        <w:t>问题2：能否预先知道要删去几个风口？</w:t>
      </w:r>
    </w:p>
    <w:p w14:paraId="2CF95A2F" w14:textId="19A428A4" w:rsidR="006547F6" w:rsidRDefault="00106AF5" w:rsidP="00C57DEB">
      <w:r>
        <w:rPr>
          <w:rFonts w:hint="eastAsia"/>
        </w:rPr>
        <w:t>回答：要先把整体逻辑跑一边才能找到</w:t>
      </w:r>
      <w:r w:rsidR="00440ABA">
        <w:rPr>
          <w:rFonts w:hint="eastAsia"/>
        </w:rPr>
        <w:t xml:space="preserve"> 而且可能要迭代几次才能获得最佳结果</w:t>
      </w:r>
    </w:p>
    <w:p w14:paraId="68B7CA45" w14:textId="77777777" w:rsidR="00EF29B9" w:rsidRDefault="00E637E7" w:rsidP="00C57DEB">
      <w:pPr>
        <w:rPr>
          <w:ins w:id="0" w:author="马力" w:date="2021-04-30T17:42:00Z"/>
        </w:rPr>
      </w:pPr>
      <w:ins w:id="1" w:author="马力" w:date="2021-04-30T17:39:00Z">
        <w:r>
          <w:rPr>
            <w:rFonts w:hint="eastAsia"/>
          </w:rPr>
          <w:t>用中心线到墙的距离</w:t>
        </w:r>
      </w:ins>
      <w:ins w:id="2" w:author="马力" w:date="2021-04-30T17:40:00Z">
        <w:r>
          <w:rPr>
            <w:rFonts w:hint="eastAsia"/>
          </w:rPr>
          <w:t>判断。如果一侧的墙的比例超过了</w:t>
        </w:r>
        <w:r>
          <w:t>30</w:t>
        </w:r>
        <w:r>
          <w:rPr>
            <w:rFonts w:hint="eastAsia"/>
          </w:rPr>
          <w:t>%，那么这一侧就完全不布置。</w:t>
        </w:r>
        <w:r>
          <w:t xml:space="preserve">Else </w:t>
        </w:r>
        <w:r>
          <w:rPr>
            <w:rFonts w:hint="eastAsia"/>
          </w:rPr>
          <w:t>再想想</w:t>
        </w:r>
      </w:ins>
    </w:p>
    <w:p w14:paraId="49B7ED66" w14:textId="24209961" w:rsidR="006547F6" w:rsidRDefault="00EF29B9" w:rsidP="00C57DEB">
      <w:pPr>
        <w:rPr>
          <w:ins w:id="3" w:author="马力" w:date="2021-04-30T18:01:00Z"/>
        </w:rPr>
      </w:pPr>
      <w:ins w:id="4" w:author="马力" w:date="2021-04-30T17:42:00Z">
        <w:r>
          <w:rPr>
            <w:rFonts w:hint="eastAsia"/>
          </w:rPr>
          <w:t>风量分配是否严格根据</w:t>
        </w:r>
      </w:ins>
      <w:ins w:id="5" w:author="马力" w:date="2021-04-30T17:43:00Z">
        <w:r>
          <w:rPr>
            <w:rFonts w:hint="eastAsia"/>
          </w:rPr>
          <w:t>支路的长度</w:t>
        </w:r>
      </w:ins>
    </w:p>
    <w:p w14:paraId="19EECDD5" w14:textId="3B1E6B26" w:rsidR="008521A3" w:rsidRDefault="008521A3" w:rsidP="00C57DEB">
      <w:pPr>
        <w:rPr>
          <w:ins w:id="6" w:author="马力" w:date="2021-04-30T18:03:00Z"/>
        </w:rPr>
      </w:pPr>
    </w:p>
    <w:p w14:paraId="190159B6" w14:textId="6186A129" w:rsidR="008521A3" w:rsidRDefault="008521A3" w:rsidP="00C57DEB">
      <w:ins w:id="7" w:author="马力" w:date="2021-04-30T18:03:00Z">
        <w:r>
          <w:rPr>
            <w:rFonts w:hint="eastAsia"/>
          </w:rPr>
          <w:t>侧排怼到柱子上怎么办</w:t>
        </w:r>
      </w:ins>
    </w:p>
    <w:p w14:paraId="4E712CFE" w14:textId="77777777" w:rsidR="00D54106" w:rsidRDefault="00FD0EFA" w:rsidP="00250C84">
      <w:pPr>
        <w:pStyle w:val="2"/>
      </w:pPr>
      <w:r>
        <w:rPr>
          <w:rFonts w:hint="eastAsia"/>
        </w:rPr>
        <w:t>风管</w:t>
      </w:r>
    </w:p>
    <w:p w14:paraId="66D7E729" w14:textId="77777777" w:rsidR="00DE5792" w:rsidRDefault="00DE5792" w:rsidP="00250C84">
      <w:pPr>
        <w:pStyle w:val="3"/>
      </w:pPr>
      <w:r>
        <w:rPr>
          <w:rFonts w:hint="eastAsia"/>
        </w:rPr>
        <w:t>风管规格的确定</w:t>
      </w:r>
    </w:p>
    <w:p w14:paraId="03CBF667" w14:textId="77777777" w:rsidR="00DE5792" w:rsidRDefault="00DE5792" w:rsidP="005473B1">
      <w:pPr>
        <w:ind w:firstLine="420"/>
      </w:pPr>
      <w:r>
        <w:rPr>
          <w:rFonts w:hint="eastAsia"/>
        </w:rPr>
        <w:t>除了第一段风管是用户设定以外，其他风管的规格都由程序自动生成。</w:t>
      </w:r>
    </w:p>
    <w:p w14:paraId="42B86D1D" w14:textId="77777777" w:rsidR="00DE5792" w:rsidRDefault="00DE5792" w:rsidP="00DE5792">
      <w:r w:rsidRPr="00D429D0">
        <w:rPr>
          <w:rFonts w:hint="eastAsia"/>
          <w:b/>
        </w:rPr>
        <w:t>第一步：</w:t>
      </w:r>
      <w:r>
        <w:rPr>
          <w:rFonts w:hint="eastAsia"/>
        </w:rPr>
        <w:t>与“2</w:t>
      </w:r>
      <w:r>
        <w:t>.3</w:t>
      </w:r>
      <w:r>
        <w:rPr>
          <w:rFonts w:hint="eastAsia"/>
        </w:rPr>
        <w:t>最大风管的尺寸计算”中的“推荐”相同</w:t>
      </w:r>
    </w:p>
    <w:p w14:paraId="383EC502" w14:textId="77777777" w:rsidR="00DE5792" w:rsidRDefault="00DE5792" w:rsidP="00DE5792">
      <w:pPr>
        <w:pStyle w:val="a0"/>
        <w:ind w:left="420" w:firstLineChars="0" w:firstLine="0"/>
      </w:pPr>
      <w:r>
        <w:rPr>
          <w:rFonts w:hint="eastAsia"/>
        </w:rPr>
        <w:t>输入：风量V、风速μ与“风管规格表.</w:t>
      </w:r>
      <w:r>
        <w:t>xlsx</w:t>
      </w:r>
      <w:r>
        <w:rPr>
          <w:rFonts w:hint="eastAsia"/>
        </w:rPr>
        <w:t>”</w:t>
      </w:r>
    </w:p>
    <w:p w14:paraId="5B189E8A" w14:textId="77777777" w:rsidR="00DE5792" w:rsidRDefault="00DE5792" w:rsidP="00DE5792">
      <w:pPr>
        <w:pStyle w:val="a0"/>
        <w:ind w:left="420" w:firstLineChars="0" w:firstLine="0"/>
      </w:pPr>
      <w:r>
        <w:rPr>
          <w:rFonts w:hint="eastAsia"/>
        </w:rPr>
        <w:t>计算逻辑：</w:t>
      </w:r>
    </w:p>
    <w:p w14:paraId="5A86F28B" w14:textId="77777777" w:rsidR="00DE5792" w:rsidRDefault="00DE5792" w:rsidP="00DE5792">
      <w:pPr>
        <w:pStyle w:val="a0"/>
        <w:ind w:left="420" w:firstLineChars="0" w:firstLine="0"/>
      </w:pPr>
      <w:r>
        <w:rPr>
          <w:rFonts w:hint="eastAsia"/>
        </w:rPr>
        <w:t>理论风管面积（㎡） A</w:t>
      </w:r>
      <w:r>
        <w:t xml:space="preserve"> = V </w:t>
      </w:r>
      <w:r>
        <w:rPr>
          <w:rFonts w:hint="eastAsia"/>
        </w:rPr>
        <w:t>÷</w:t>
      </w:r>
      <w:r>
        <w:t xml:space="preserve"> 3600 </w:t>
      </w:r>
      <w:r>
        <w:rPr>
          <w:rFonts w:hint="eastAsia"/>
        </w:rPr>
        <w:t>÷</w:t>
      </w:r>
      <w:r>
        <w:t xml:space="preserve"> </w:t>
      </w:r>
      <w:r>
        <w:rPr>
          <w:rFonts w:hint="eastAsia"/>
        </w:rPr>
        <w:t>μ</w:t>
      </w:r>
    </w:p>
    <w:p w14:paraId="0613933E" w14:textId="77777777" w:rsidR="00DE5792" w:rsidRDefault="00DE5792" w:rsidP="00DE5792">
      <w:pPr>
        <w:ind w:firstLine="420"/>
      </w:pPr>
      <w:r>
        <w:rPr>
          <w:rFonts w:hint="eastAsia"/>
        </w:rPr>
        <w:t>最大风管面积（㎡） A</w:t>
      </w:r>
      <w:r w:rsidRPr="00D40BFB">
        <w:rPr>
          <w:vertAlign w:val="subscript"/>
        </w:rPr>
        <w:t>max</w:t>
      </w:r>
      <w:r>
        <w:t xml:space="preserve"> = A x </w:t>
      </w:r>
      <w:r>
        <w:rPr>
          <w:rFonts w:hint="eastAsia"/>
        </w:rPr>
        <w:t>（1</w:t>
      </w:r>
      <w:r>
        <w:t xml:space="preserve"> + 15</w:t>
      </w:r>
      <w:r>
        <w:rPr>
          <w:rFonts w:hint="eastAsia"/>
        </w:rPr>
        <w:t>%） 此处1</w:t>
      </w:r>
      <w:r>
        <w:t>5</w:t>
      </w:r>
      <w:r>
        <w:rPr>
          <w:rFonts w:hint="eastAsia"/>
        </w:rPr>
        <w:t>%是个余量，目的是尽量为用户提供多个选择</w:t>
      </w:r>
    </w:p>
    <w:p w14:paraId="380475B6" w14:textId="77777777" w:rsidR="00DE5792" w:rsidRPr="00D429D0" w:rsidRDefault="00DE5792" w:rsidP="005473B1">
      <w:pPr>
        <w:ind w:firstLine="420"/>
      </w:pPr>
      <w:r>
        <w:rPr>
          <w:rFonts w:hint="eastAsia"/>
        </w:rPr>
        <w:t>在风管规格表中找面积在</w:t>
      </w:r>
      <w:r>
        <w:t>A</w:t>
      </w:r>
      <w:r>
        <w:rPr>
          <w:rFonts w:hint="eastAsia"/>
        </w:rPr>
        <w:t>到A</w:t>
      </w:r>
      <w:r w:rsidRPr="00D40BFB">
        <w:rPr>
          <w:vertAlign w:val="subscript"/>
        </w:rPr>
        <w:t>max</w:t>
      </w:r>
      <w:r>
        <w:rPr>
          <w:rFonts w:hint="eastAsia"/>
        </w:rPr>
        <w:t>之间的风管，即为候选风管。风管的面积 =</w:t>
      </w:r>
      <w:r>
        <w:t xml:space="preserve"> </w:t>
      </w:r>
      <w:r>
        <w:rPr>
          <w:rFonts w:hint="eastAsia"/>
        </w:rPr>
        <w:t>宽 x</w:t>
      </w:r>
      <w:r>
        <w:t xml:space="preserve"> </w:t>
      </w:r>
      <w:r>
        <w:rPr>
          <w:rFonts w:hint="eastAsia"/>
        </w:rPr>
        <w:t xml:space="preserve">高 ÷ </w:t>
      </w:r>
      <w:r>
        <w:t>1000000</w:t>
      </w:r>
      <w:r>
        <w:rPr>
          <w:rFonts w:hint="eastAsia"/>
        </w:rPr>
        <w:t>（单位转换）。</w:t>
      </w:r>
    </w:p>
    <w:p w14:paraId="1E2485D6" w14:textId="77777777" w:rsidR="001D3569" w:rsidRPr="001D3569" w:rsidRDefault="00A55362" w:rsidP="00DE5792">
      <w:r w:rsidRPr="001D3569">
        <w:tab/>
      </w:r>
      <w:r w:rsidRPr="001D3569">
        <w:rPr>
          <w:rFonts w:hint="eastAsia"/>
        </w:rPr>
        <w:t>注意！！！此处的风速μ是根据风量变化的一个函数</w:t>
      </w:r>
      <w:r w:rsidR="001D3569" w:rsidRPr="001D3569">
        <w:rPr>
          <w:rFonts w:hint="eastAsia"/>
        </w:rPr>
        <w:t>：</w:t>
      </w:r>
    </w:p>
    <w:tbl>
      <w:tblPr>
        <w:tblStyle w:val="a4"/>
        <w:tblW w:w="0" w:type="auto"/>
        <w:jc w:val="center"/>
        <w:tblLook w:val="04A0" w:firstRow="1" w:lastRow="0" w:firstColumn="1" w:lastColumn="0" w:noHBand="0" w:noVBand="1"/>
      </w:tblPr>
      <w:tblGrid>
        <w:gridCol w:w="2263"/>
        <w:gridCol w:w="2127"/>
        <w:gridCol w:w="2127"/>
      </w:tblGrid>
      <w:tr w:rsidR="002F3E51" w:rsidRPr="001D3569" w14:paraId="46B9DDF8" w14:textId="77777777" w:rsidTr="005301E0">
        <w:trPr>
          <w:jc w:val="center"/>
        </w:trPr>
        <w:tc>
          <w:tcPr>
            <w:tcW w:w="2263" w:type="dxa"/>
            <w:vAlign w:val="center"/>
          </w:tcPr>
          <w:p w14:paraId="7A2F177D" w14:textId="77777777" w:rsidR="002F3E51" w:rsidRDefault="002F3E51" w:rsidP="00B713FB">
            <w:pPr>
              <w:jc w:val="center"/>
            </w:pPr>
            <w:r w:rsidRPr="001D3569">
              <w:rPr>
                <w:rFonts w:hint="eastAsia"/>
              </w:rPr>
              <w:t>风</w:t>
            </w:r>
            <w:r>
              <w:rPr>
                <w:rFonts w:hint="eastAsia"/>
              </w:rPr>
              <w:t>]</w:t>
            </w:r>
            <w:r w:rsidRPr="001D3569">
              <w:rPr>
                <w:rFonts w:hint="eastAsia"/>
              </w:rPr>
              <w:t>量</w:t>
            </w:r>
            <w:r>
              <w:rPr>
                <w:rFonts w:hint="eastAsia"/>
              </w:rPr>
              <w:t>（m³/</w:t>
            </w:r>
            <w:r>
              <w:t>h</w:t>
            </w:r>
            <w:r>
              <w:rPr>
                <w:rFonts w:hint="eastAsia"/>
              </w:rPr>
              <w:t>）</w:t>
            </w:r>
          </w:p>
          <w:p w14:paraId="7BA511D0" w14:textId="77777777" w:rsidR="002F3E51" w:rsidRPr="001D3569" w:rsidRDefault="002F3E51" w:rsidP="00B713FB">
            <w:pPr>
              <w:jc w:val="center"/>
            </w:pPr>
            <w:r>
              <w:rPr>
                <w:rFonts w:hint="eastAsia"/>
              </w:rPr>
              <w:t>（低值，高值]</w:t>
            </w:r>
          </w:p>
        </w:tc>
        <w:tc>
          <w:tcPr>
            <w:tcW w:w="2127" w:type="dxa"/>
            <w:vAlign w:val="center"/>
          </w:tcPr>
          <w:p w14:paraId="06A95F10" w14:textId="77777777" w:rsidR="002F3E51" w:rsidRDefault="002F3E51" w:rsidP="00B713FB">
            <w:pPr>
              <w:jc w:val="center"/>
            </w:pPr>
            <w:r>
              <w:rPr>
                <w:rFonts w:hint="eastAsia"/>
              </w:rPr>
              <w:t>风速（m</w:t>
            </w:r>
            <w:r>
              <w:t>/s</w:t>
            </w:r>
            <w:r>
              <w:rPr>
                <w:rFonts w:hint="eastAsia"/>
              </w:rPr>
              <w:t>）</w:t>
            </w:r>
          </w:p>
          <w:p w14:paraId="2AB09E17" w14:textId="77777777" w:rsidR="002F3E51" w:rsidRDefault="002F3E51" w:rsidP="00B713FB">
            <w:pPr>
              <w:jc w:val="center"/>
            </w:pPr>
            <w:r>
              <w:rPr>
                <w:rFonts w:hint="eastAsia"/>
              </w:rPr>
              <w:t>排烟兼排风</w:t>
            </w:r>
          </w:p>
          <w:p w14:paraId="54AD9173" w14:textId="77777777" w:rsidR="002F3E51" w:rsidRPr="001D3569" w:rsidRDefault="002F3E51" w:rsidP="00B713FB">
            <w:pPr>
              <w:jc w:val="center"/>
            </w:pPr>
            <w:r>
              <w:rPr>
                <w:rFonts w:hint="eastAsia"/>
              </w:rPr>
              <w:t>补风兼送风</w:t>
            </w:r>
          </w:p>
        </w:tc>
        <w:tc>
          <w:tcPr>
            <w:tcW w:w="2127" w:type="dxa"/>
          </w:tcPr>
          <w:p w14:paraId="21B1D25A" w14:textId="77777777" w:rsidR="002F3E51" w:rsidRDefault="002F3E51" w:rsidP="00B713FB">
            <w:pPr>
              <w:jc w:val="center"/>
            </w:pPr>
            <w:r>
              <w:rPr>
                <w:rFonts w:hint="eastAsia"/>
              </w:rPr>
              <w:t>风速（m</w:t>
            </w:r>
            <w:r>
              <w:t>/s</w:t>
            </w:r>
            <w:r>
              <w:rPr>
                <w:rFonts w:hint="eastAsia"/>
              </w:rPr>
              <w:t>）</w:t>
            </w:r>
          </w:p>
          <w:p w14:paraId="3DDF9DEA" w14:textId="77777777" w:rsidR="002F3E51" w:rsidRDefault="002F3E51" w:rsidP="00B713FB">
            <w:pPr>
              <w:jc w:val="center"/>
            </w:pPr>
            <w:r>
              <w:rPr>
                <w:rFonts w:hint="eastAsia"/>
              </w:rPr>
              <w:t>消防补风</w:t>
            </w:r>
          </w:p>
        </w:tc>
      </w:tr>
      <w:tr w:rsidR="002F3E51" w:rsidRPr="001D3569" w14:paraId="5F6B0A1C" w14:textId="77777777" w:rsidTr="005301E0">
        <w:trPr>
          <w:jc w:val="center"/>
        </w:trPr>
        <w:tc>
          <w:tcPr>
            <w:tcW w:w="2263" w:type="dxa"/>
            <w:vAlign w:val="center"/>
          </w:tcPr>
          <w:p w14:paraId="63854344" w14:textId="77777777" w:rsidR="002F3E51" w:rsidRPr="001D3569" w:rsidRDefault="002F3E51" w:rsidP="00B713FB">
            <w:pPr>
              <w:jc w:val="center"/>
            </w:pPr>
            <w:r>
              <w:rPr>
                <w:rFonts w:hint="eastAsia"/>
              </w:rPr>
              <w:t>小于5</w:t>
            </w:r>
            <w:r>
              <w:t>00</w:t>
            </w:r>
          </w:p>
        </w:tc>
        <w:tc>
          <w:tcPr>
            <w:tcW w:w="2127" w:type="dxa"/>
            <w:vAlign w:val="center"/>
          </w:tcPr>
          <w:p w14:paraId="0A726F2F" w14:textId="77777777" w:rsidR="002F3E51" w:rsidRPr="001D3569" w:rsidRDefault="002F3E51" w:rsidP="00B713FB">
            <w:pPr>
              <w:jc w:val="center"/>
            </w:pPr>
            <w:r>
              <w:rPr>
                <w:rFonts w:hint="eastAsia"/>
              </w:rPr>
              <w:t>3</w:t>
            </w:r>
          </w:p>
        </w:tc>
        <w:tc>
          <w:tcPr>
            <w:tcW w:w="2127" w:type="dxa"/>
          </w:tcPr>
          <w:p w14:paraId="63200BA1" w14:textId="77777777" w:rsidR="002F3E51" w:rsidRDefault="002F3E51" w:rsidP="00B713FB">
            <w:pPr>
              <w:jc w:val="center"/>
            </w:pPr>
            <w:r>
              <w:rPr>
                <w:rFonts w:hint="eastAsia"/>
              </w:rPr>
              <w:t>1</w:t>
            </w:r>
            <w:r>
              <w:t>0</w:t>
            </w:r>
          </w:p>
        </w:tc>
      </w:tr>
      <w:tr w:rsidR="002F3E51" w:rsidRPr="001D3569" w14:paraId="12371AEF" w14:textId="77777777" w:rsidTr="005301E0">
        <w:trPr>
          <w:jc w:val="center"/>
        </w:trPr>
        <w:tc>
          <w:tcPr>
            <w:tcW w:w="2263" w:type="dxa"/>
            <w:vAlign w:val="center"/>
          </w:tcPr>
          <w:p w14:paraId="286FC038" w14:textId="77777777" w:rsidR="002F3E51" w:rsidRPr="001D3569" w:rsidRDefault="002F3E51" w:rsidP="00B713FB">
            <w:pPr>
              <w:jc w:val="center"/>
            </w:pPr>
            <w:r>
              <w:rPr>
                <w:rFonts w:hint="eastAsia"/>
              </w:rPr>
              <w:t>5</w:t>
            </w:r>
            <w:r>
              <w:t>00</w:t>
            </w:r>
            <w:r>
              <w:rPr>
                <w:rFonts w:hint="eastAsia"/>
              </w:rPr>
              <w:t>-</w:t>
            </w:r>
            <w:r>
              <w:t>1000</w:t>
            </w:r>
          </w:p>
        </w:tc>
        <w:tc>
          <w:tcPr>
            <w:tcW w:w="2127" w:type="dxa"/>
            <w:vAlign w:val="center"/>
          </w:tcPr>
          <w:p w14:paraId="622DFB55" w14:textId="77777777" w:rsidR="002F3E51" w:rsidRPr="001D3569" w:rsidRDefault="002F3E51" w:rsidP="00B713FB">
            <w:pPr>
              <w:jc w:val="center"/>
            </w:pPr>
            <w:r>
              <w:rPr>
                <w:rFonts w:hint="eastAsia"/>
              </w:rPr>
              <w:t>3</w:t>
            </w:r>
            <w:r>
              <w:t>.5</w:t>
            </w:r>
          </w:p>
        </w:tc>
        <w:tc>
          <w:tcPr>
            <w:tcW w:w="2127" w:type="dxa"/>
          </w:tcPr>
          <w:p w14:paraId="190FE7AA" w14:textId="77777777" w:rsidR="002F3E51" w:rsidRDefault="002F3E51" w:rsidP="00B713FB">
            <w:pPr>
              <w:jc w:val="center"/>
            </w:pPr>
            <w:r>
              <w:rPr>
                <w:rFonts w:hint="eastAsia"/>
              </w:rPr>
              <w:t>1</w:t>
            </w:r>
            <w:r>
              <w:t>0</w:t>
            </w:r>
          </w:p>
        </w:tc>
      </w:tr>
      <w:tr w:rsidR="002F3E51" w:rsidRPr="001D3569" w14:paraId="5E2D84F7" w14:textId="77777777" w:rsidTr="005301E0">
        <w:trPr>
          <w:jc w:val="center"/>
        </w:trPr>
        <w:tc>
          <w:tcPr>
            <w:tcW w:w="2263" w:type="dxa"/>
            <w:vAlign w:val="center"/>
          </w:tcPr>
          <w:p w14:paraId="671102D0" w14:textId="77777777" w:rsidR="002F3E51" w:rsidRPr="001D3569" w:rsidRDefault="002F3E51" w:rsidP="00B713FB">
            <w:pPr>
              <w:jc w:val="center"/>
            </w:pPr>
            <w:r>
              <w:rPr>
                <w:rFonts w:hint="eastAsia"/>
              </w:rPr>
              <w:t>1</w:t>
            </w:r>
            <w:r>
              <w:t>000</w:t>
            </w:r>
            <w:r>
              <w:rPr>
                <w:rFonts w:hint="eastAsia"/>
              </w:rPr>
              <w:t>-</w:t>
            </w:r>
            <w:r>
              <w:t>1500</w:t>
            </w:r>
          </w:p>
        </w:tc>
        <w:tc>
          <w:tcPr>
            <w:tcW w:w="2127" w:type="dxa"/>
            <w:vAlign w:val="center"/>
          </w:tcPr>
          <w:p w14:paraId="12A5C40D" w14:textId="77777777" w:rsidR="002F3E51" w:rsidRPr="001D3569" w:rsidRDefault="002F3E51" w:rsidP="00B713FB">
            <w:pPr>
              <w:jc w:val="center"/>
            </w:pPr>
            <w:r>
              <w:rPr>
                <w:rFonts w:hint="eastAsia"/>
              </w:rPr>
              <w:t>4</w:t>
            </w:r>
          </w:p>
        </w:tc>
        <w:tc>
          <w:tcPr>
            <w:tcW w:w="2127" w:type="dxa"/>
          </w:tcPr>
          <w:p w14:paraId="7C5EDC11" w14:textId="77777777" w:rsidR="002F3E51" w:rsidRDefault="002F3E51" w:rsidP="00B713FB">
            <w:pPr>
              <w:jc w:val="center"/>
            </w:pPr>
            <w:r>
              <w:rPr>
                <w:rFonts w:hint="eastAsia"/>
              </w:rPr>
              <w:t>1</w:t>
            </w:r>
            <w:r>
              <w:t>0</w:t>
            </w:r>
          </w:p>
        </w:tc>
      </w:tr>
      <w:tr w:rsidR="002F3E51" w:rsidRPr="001D3569" w14:paraId="005C432A" w14:textId="77777777" w:rsidTr="005301E0">
        <w:trPr>
          <w:jc w:val="center"/>
        </w:trPr>
        <w:tc>
          <w:tcPr>
            <w:tcW w:w="2263" w:type="dxa"/>
            <w:vAlign w:val="center"/>
          </w:tcPr>
          <w:p w14:paraId="1352DD43" w14:textId="77777777" w:rsidR="002F3E51" w:rsidRPr="001D3569" w:rsidRDefault="002F3E51" w:rsidP="002F3E51">
            <w:pPr>
              <w:jc w:val="center"/>
            </w:pPr>
            <w:r>
              <w:rPr>
                <w:rFonts w:hint="eastAsia"/>
              </w:rPr>
              <w:t>1</w:t>
            </w:r>
            <w:r>
              <w:t>500</w:t>
            </w:r>
            <w:r>
              <w:rPr>
                <w:rFonts w:hint="eastAsia"/>
              </w:rPr>
              <w:t>-</w:t>
            </w:r>
            <w:r>
              <w:t>2000</w:t>
            </w:r>
          </w:p>
        </w:tc>
        <w:tc>
          <w:tcPr>
            <w:tcW w:w="2127" w:type="dxa"/>
            <w:vAlign w:val="center"/>
          </w:tcPr>
          <w:p w14:paraId="6CFF0B89" w14:textId="77777777" w:rsidR="002F3E51" w:rsidRPr="001D3569" w:rsidRDefault="002F3E51" w:rsidP="002F3E51">
            <w:pPr>
              <w:jc w:val="center"/>
            </w:pPr>
            <w:r>
              <w:rPr>
                <w:rFonts w:hint="eastAsia"/>
              </w:rPr>
              <w:t>4</w:t>
            </w:r>
            <w:r>
              <w:t>.5</w:t>
            </w:r>
          </w:p>
        </w:tc>
        <w:tc>
          <w:tcPr>
            <w:tcW w:w="2127" w:type="dxa"/>
          </w:tcPr>
          <w:p w14:paraId="0F6A6974" w14:textId="77777777" w:rsidR="002F3E51" w:rsidRDefault="002F3E51" w:rsidP="002F3E51">
            <w:pPr>
              <w:jc w:val="center"/>
            </w:pPr>
            <w:r w:rsidRPr="00093AE0">
              <w:rPr>
                <w:rFonts w:hint="eastAsia"/>
              </w:rPr>
              <w:t>1</w:t>
            </w:r>
            <w:r w:rsidRPr="00093AE0">
              <w:t>0</w:t>
            </w:r>
          </w:p>
        </w:tc>
      </w:tr>
      <w:tr w:rsidR="002F3E51" w:rsidRPr="001D3569" w14:paraId="6FC06ACB" w14:textId="77777777" w:rsidTr="005301E0">
        <w:trPr>
          <w:jc w:val="center"/>
        </w:trPr>
        <w:tc>
          <w:tcPr>
            <w:tcW w:w="2263" w:type="dxa"/>
            <w:vAlign w:val="center"/>
          </w:tcPr>
          <w:p w14:paraId="6E894253" w14:textId="77777777" w:rsidR="002F3E51" w:rsidRPr="001D3569" w:rsidRDefault="002F3E51" w:rsidP="002F3E51">
            <w:pPr>
              <w:jc w:val="center"/>
            </w:pPr>
            <w:r>
              <w:rPr>
                <w:rFonts w:hint="eastAsia"/>
              </w:rPr>
              <w:t>2</w:t>
            </w:r>
            <w:r>
              <w:t>000</w:t>
            </w:r>
            <w:r>
              <w:rPr>
                <w:rFonts w:hint="eastAsia"/>
              </w:rPr>
              <w:t>-</w:t>
            </w:r>
            <w:r>
              <w:t>2500</w:t>
            </w:r>
          </w:p>
        </w:tc>
        <w:tc>
          <w:tcPr>
            <w:tcW w:w="2127" w:type="dxa"/>
            <w:vAlign w:val="center"/>
          </w:tcPr>
          <w:p w14:paraId="22C26078" w14:textId="77777777" w:rsidR="002F3E51" w:rsidRPr="001D3569" w:rsidRDefault="002F3E51" w:rsidP="002F3E51">
            <w:pPr>
              <w:jc w:val="center"/>
            </w:pPr>
            <w:r>
              <w:rPr>
                <w:rFonts w:hint="eastAsia"/>
              </w:rPr>
              <w:t>5</w:t>
            </w:r>
          </w:p>
        </w:tc>
        <w:tc>
          <w:tcPr>
            <w:tcW w:w="2127" w:type="dxa"/>
          </w:tcPr>
          <w:p w14:paraId="15FB9644" w14:textId="77777777" w:rsidR="002F3E51" w:rsidRDefault="002F3E51" w:rsidP="002F3E51">
            <w:pPr>
              <w:jc w:val="center"/>
            </w:pPr>
            <w:r w:rsidRPr="00093AE0">
              <w:rPr>
                <w:rFonts w:hint="eastAsia"/>
              </w:rPr>
              <w:t>1</w:t>
            </w:r>
            <w:r w:rsidRPr="00093AE0">
              <w:t>0</w:t>
            </w:r>
          </w:p>
        </w:tc>
      </w:tr>
      <w:tr w:rsidR="002F3E51" w:rsidRPr="001D3569" w14:paraId="592C2194" w14:textId="77777777" w:rsidTr="005301E0">
        <w:trPr>
          <w:jc w:val="center"/>
        </w:trPr>
        <w:tc>
          <w:tcPr>
            <w:tcW w:w="2263" w:type="dxa"/>
            <w:vAlign w:val="center"/>
          </w:tcPr>
          <w:p w14:paraId="43CDE183" w14:textId="77777777" w:rsidR="002F3E51" w:rsidRPr="001D3569" w:rsidRDefault="002F3E51" w:rsidP="002F3E51">
            <w:pPr>
              <w:jc w:val="center"/>
            </w:pPr>
            <w:r>
              <w:rPr>
                <w:rFonts w:hint="eastAsia"/>
              </w:rPr>
              <w:t>2</w:t>
            </w:r>
            <w:r>
              <w:t>500</w:t>
            </w:r>
            <w:r>
              <w:rPr>
                <w:rFonts w:hint="eastAsia"/>
              </w:rPr>
              <w:t>-</w:t>
            </w:r>
            <w:r>
              <w:t>3000</w:t>
            </w:r>
          </w:p>
        </w:tc>
        <w:tc>
          <w:tcPr>
            <w:tcW w:w="2127" w:type="dxa"/>
            <w:vAlign w:val="center"/>
          </w:tcPr>
          <w:p w14:paraId="4C512A7E" w14:textId="77777777" w:rsidR="002F3E51" w:rsidRPr="001D3569" w:rsidRDefault="002F3E51" w:rsidP="002F3E51">
            <w:pPr>
              <w:jc w:val="center"/>
            </w:pPr>
            <w:r>
              <w:rPr>
                <w:rFonts w:hint="eastAsia"/>
              </w:rPr>
              <w:t>5</w:t>
            </w:r>
            <w:r>
              <w:t>.5</w:t>
            </w:r>
          </w:p>
        </w:tc>
        <w:tc>
          <w:tcPr>
            <w:tcW w:w="2127" w:type="dxa"/>
          </w:tcPr>
          <w:p w14:paraId="60D7FDB0" w14:textId="77777777" w:rsidR="002F3E51" w:rsidRDefault="002F3E51" w:rsidP="002F3E51">
            <w:pPr>
              <w:jc w:val="center"/>
            </w:pPr>
            <w:r w:rsidRPr="00093AE0">
              <w:rPr>
                <w:rFonts w:hint="eastAsia"/>
              </w:rPr>
              <w:t>1</w:t>
            </w:r>
            <w:r w:rsidRPr="00093AE0">
              <w:t>0</w:t>
            </w:r>
          </w:p>
        </w:tc>
      </w:tr>
      <w:tr w:rsidR="002F3E51" w:rsidRPr="001D3569" w14:paraId="29AD4E43" w14:textId="77777777" w:rsidTr="005301E0">
        <w:trPr>
          <w:jc w:val="center"/>
        </w:trPr>
        <w:tc>
          <w:tcPr>
            <w:tcW w:w="2263" w:type="dxa"/>
            <w:vAlign w:val="center"/>
          </w:tcPr>
          <w:p w14:paraId="0D11000A" w14:textId="77777777" w:rsidR="002F3E51" w:rsidRPr="001D3569" w:rsidRDefault="002F3E51" w:rsidP="002F3E51">
            <w:pPr>
              <w:jc w:val="center"/>
            </w:pPr>
            <w:r>
              <w:rPr>
                <w:rFonts w:hint="eastAsia"/>
              </w:rPr>
              <w:lastRenderedPageBreak/>
              <w:t>3</w:t>
            </w:r>
            <w:r>
              <w:t>000</w:t>
            </w:r>
            <w:r>
              <w:rPr>
                <w:rFonts w:hint="eastAsia"/>
              </w:rPr>
              <w:t>-</w:t>
            </w:r>
            <w:r>
              <w:t>5000</w:t>
            </w:r>
          </w:p>
        </w:tc>
        <w:tc>
          <w:tcPr>
            <w:tcW w:w="2127" w:type="dxa"/>
            <w:vAlign w:val="center"/>
          </w:tcPr>
          <w:p w14:paraId="603B27DE" w14:textId="77777777" w:rsidR="002F3E51" w:rsidRPr="001D3569" w:rsidRDefault="002F3E51" w:rsidP="002F3E51">
            <w:pPr>
              <w:jc w:val="center"/>
            </w:pPr>
            <w:r>
              <w:rPr>
                <w:rFonts w:hint="eastAsia"/>
              </w:rPr>
              <w:t>6</w:t>
            </w:r>
          </w:p>
        </w:tc>
        <w:tc>
          <w:tcPr>
            <w:tcW w:w="2127" w:type="dxa"/>
          </w:tcPr>
          <w:p w14:paraId="58755E3E" w14:textId="77777777" w:rsidR="002F3E51" w:rsidRDefault="002F3E51" w:rsidP="002F3E51">
            <w:pPr>
              <w:jc w:val="center"/>
            </w:pPr>
            <w:r w:rsidRPr="00093AE0">
              <w:rPr>
                <w:rFonts w:hint="eastAsia"/>
              </w:rPr>
              <w:t>1</w:t>
            </w:r>
            <w:r w:rsidRPr="00093AE0">
              <w:t>0</w:t>
            </w:r>
          </w:p>
        </w:tc>
      </w:tr>
      <w:tr w:rsidR="002F3E51" w:rsidRPr="001D3569" w14:paraId="6A880EAE" w14:textId="77777777" w:rsidTr="005301E0">
        <w:trPr>
          <w:jc w:val="center"/>
        </w:trPr>
        <w:tc>
          <w:tcPr>
            <w:tcW w:w="2263" w:type="dxa"/>
            <w:vAlign w:val="center"/>
          </w:tcPr>
          <w:p w14:paraId="78A01CBB" w14:textId="77777777" w:rsidR="002F3E51" w:rsidRDefault="002F3E51" w:rsidP="002F3E51">
            <w:pPr>
              <w:jc w:val="center"/>
            </w:pPr>
            <w:r>
              <w:rPr>
                <w:rFonts w:hint="eastAsia"/>
              </w:rPr>
              <w:t>5</w:t>
            </w:r>
            <w:r>
              <w:t>000</w:t>
            </w:r>
            <w:r>
              <w:rPr>
                <w:rFonts w:hint="eastAsia"/>
              </w:rPr>
              <w:t>-</w:t>
            </w:r>
            <w:r>
              <w:t>10000</w:t>
            </w:r>
          </w:p>
        </w:tc>
        <w:tc>
          <w:tcPr>
            <w:tcW w:w="2127" w:type="dxa"/>
            <w:vAlign w:val="center"/>
          </w:tcPr>
          <w:p w14:paraId="317B1B36" w14:textId="77777777" w:rsidR="002F3E51" w:rsidRPr="001D3569" w:rsidRDefault="002F3E51" w:rsidP="002F3E51">
            <w:pPr>
              <w:jc w:val="center"/>
            </w:pPr>
            <w:r>
              <w:rPr>
                <w:rFonts w:hint="eastAsia"/>
              </w:rPr>
              <w:t>6</w:t>
            </w:r>
            <w:r>
              <w:t>.5</w:t>
            </w:r>
          </w:p>
        </w:tc>
        <w:tc>
          <w:tcPr>
            <w:tcW w:w="2127" w:type="dxa"/>
          </w:tcPr>
          <w:p w14:paraId="5ACFA209" w14:textId="77777777" w:rsidR="002F3E51" w:rsidRDefault="002F3E51" w:rsidP="002F3E51">
            <w:pPr>
              <w:jc w:val="center"/>
            </w:pPr>
            <w:r w:rsidRPr="00093AE0">
              <w:rPr>
                <w:rFonts w:hint="eastAsia"/>
              </w:rPr>
              <w:t>1</w:t>
            </w:r>
            <w:r w:rsidRPr="00093AE0">
              <w:t>0</w:t>
            </w:r>
          </w:p>
        </w:tc>
      </w:tr>
      <w:tr w:rsidR="002F3E51" w:rsidRPr="001D3569" w14:paraId="335EFCC5" w14:textId="77777777" w:rsidTr="005301E0">
        <w:trPr>
          <w:jc w:val="center"/>
        </w:trPr>
        <w:tc>
          <w:tcPr>
            <w:tcW w:w="2263" w:type="dxa"/>
            <w:vAlign w:val="center"/>
          </w:tcPr>
          <w:p w14:paraId="00A81A22" w14:textId="77777777" w:rsidR="002F3E51" w:rsidRDefault="002F3E51" w:rsidP="002F3E51">
            <w:pPr>
              <w:jc w:val="center"/>
            </w:pPr>
            <w:r>
              <w:rPr>
                <w:rFonts w:hint="eastAsia"/>
              </w:rPr>
              <w:t>1</w:t>
            </w:r>
            <w:r>
              <w:t>0000</w:t>
            </w:r>
            <w:r>
              <w:rPr>
                <w:rFonts w:hint="eastAsia"/>
              </w:rPr>
              <w:t>-</w:t>
            </w:r>
            <w:r>
              <w:t>15000</w:t>
            </w:r>
          </w:p>
        </w:tc>
        <w:tc>
          <w:tcPr>
            <w:tcW w:w="2127" w:type="dxa"/>
            <w:vAlign w:val="center"/>
          </w:tcPr>
          <w:p w14:paraId="4BFF3390" w14:textId="77777777" w:rsidR="002F3E51" w:rsidRPr="001D3569" w:rsidRDefault="002F3E51" w:rsidP="002F3E51">
            <w:pPr>
              <w:jc w:val="center"/>
            </w:pPr>
            <w:r>
              <w:rPr>
                <w:rFonts w:hint="eastAsia"/>
              </w:rPr>
              <w:t>7</w:t>
            </w:r>
          </w:p>
        </w:tc>
        <w:tc>
          <w:tcPr>
            <w:tcW w:w="2127" w:type="dxa"/>
          </w:tcPr>
          <w:p w14:paraId="1869F169" w14:textId="77777777" w:rsidR="002F3E51" w:rsidRDefault="002F3E51" w:rsidP="002F3E51">
            <w:pPr>
              <w:jc w:val="center"/>
            </w:pPr>
            <w:r w:rsidRPr="00093AE0">
              <w:rPr>
                <w:rFonts w:hint="eastAsia"/>
              </w:rPr>
              <w:t>1</w:t>
            </w:r>
            <w:r w:rsidRPr="00093AE0">
              <w:t>0</w:t>
            </w:r>
          </w:p>
        </w:tc>
      </w:tr>
      <w:tr w:rsidR="002F3E51" w:rsidRPr="001D3569" w14:paraId="2126343F" w14:textId="77777777" w:rsidTr="005301E0">
        <w:trPr>
          <w:jc w:val="center"/>
        </w:trPr>
        <w:tc>
          <w:tcPr>
            <w:tcW w:w="2263" w:type="dxa"/>
            <w:vAlign w:val="center"/>
          </w:tcPr>
          <w:p w14:paraId="5E13F12C" w14:textId="77777777" w:rsidR="002F3E51" w:rsidRDefault="002F3E51" w:rsidP="00B713FB">
            <w:pPr>
              <w:jc w:val="center"/>
            </w:pPr>
            <w:r>
              <w:rPr>
                <w:rFonts w:hint="eastAsia"/>
              </w:rPr>
              <w:t>1</w:t>
            </w:r>
            <w:r>
              <w:t>5000</w:t>
            </w:r>
            <w:r>
              <w:rPr>
                <w:rFonts w:hint="eastAsia"/>
              </w:rPr>
              <w:t>-</w:t>
            </w:r>
            <w:r>
              <w:t>20000</w:t>
            </w:r>
          </w:p>
        </w:tc>
        <w:tc>
          <w:tcPr>
            <w:tcW w:w="2127" w:type="dxa"/>
            <w:vAlign w:val="center"/>
          </w:tcPr>
          <w:p w14:paraId="3E181C7F" w14:textId="77777777" w:rsidR="002F3E51" w:rsidRPr="001D3569" w:rsidRDefault="002F3E51" w:rsidP="00B713FB">
            <w:pPr>
              <w:jc w:val="center"/>
            </w:pPr>
            <w:r>
              <w:rPr>
                <w:rFonts w:hint="eastAsia"/>
              </w:rPr>
              <w:t>7</w:t>
            </w:r>
            <w:r>
              <w:t>.5</w:t>
            </w:r>
          </w:p>
        </w:tc>
        <w:tc>
          <w:tcPr>
            <w:tcW w:w="2127" w:type="dxa"/>
          </w:tcPr>
          <w:p w14:paraId="3E0A031D" w14:textId="77777777" w:rsidR="002F3E51" w:rsidRDefault="002F3E51" w:rsidP="00B713FB">
            <w:pPr>
              <w:jc w:val="center"/>
            </w:pPr>
            <w:r>
              <w:rPr>
                <w:rFonts w:hint="eastAsia"/>
              </w:rPr>
              <w:t>1</w:t>
            </w:r>
            <w:r>
              <w:t>5</w:t>
            </w:r>
          </w:p>
        </w:tc>
      </w:tr>
      <w:tr w:rsidR="002F3E51" w:rsidRPr="001D3569" w14:paraId="26EE9805" w14:textId="77777777" w:rsidTr="005301E0">
        <w:trPr>
          <w:jc w:val="center"/>
        </w:trPr>
        <w:tc>
          <w:tcPr>
            <w:tcW w:w="2263" w:type="dxa"/>
            <w:vAlign w:val="center"/>
          </w:tcPr>
          <w:p w14:paraId="51AF1E04" w14:textId="77777777" w:rsidR="002F3E51" w:rsidRDefault="002F3E51" w:rsidP="00B713FB">
            <w:pPr>
              <w:jc w:val="center"/>
            </w:pPr>
            <w:r>
              <w:rPr>
                <w:rFonts w:hint="eastAsia"/>
              </w:rPr>
              <w:t>2</w:t>
            </w:r>
            <w:r>
              <w:t>0000</w:t>
            </w:r>
            <w:r>
              <w:rPr>
                <w:rFonts w:hint="eastAsia"/>
              </w:rPr>
              <w:t>-</w:t>
            </w:r>
            <w:r>
              <w:t>25000</w:t>
            </w:r>
          </w:p>
        </w:tc>
        <w:tc>
          <w:tcPr>
            <w:tcW w:w="2127" w:type="dxa"/>
            <w:vAlign w:val="center"/>
          </w:tcPr>
          <w:p w14:paraId="461F6415" w14:textId="77777777" w:rsidR="002F3E51" w:rsidRPr="001D3569" w:rsidRDefault="002F3E51" w:rsidP="00B713FB">
            <w:pPr>
              <w:jc w:val="center"/>
            </w:pPr>
            <w:r>
              <w:rPr>
                <w:rFonts w:hint="eastAsia"/>
              </w:rPr>
              <w:t>8</w:t>
            </w:r>
          </w:p>
        </w:tc>
        <w:tc>
          <w:tcPr>
            <w:tcW w:w="2127" w:type="dxa"/>
          </w:tcPr>
          <w:p w14:paraId="3D4F514C" w14:textId="77777777" w:rsidR="002F3E51" w:rsidRDefault="002F3E51" w:rsidP="00B713FB">
            <w:pPr>
              <w:jc w:val="center"/>
            </w:pPr>
            <w:r>
              <w:rPr>
                <w:rFonts w:hint="eastAsia"/>
              </w:rPr>
              <w:t>1</w:t>
            </w:r>
            <w:r>
              <w:t>5</w:t>
            </w:r>
          </w:p>
        </w:tc>
      </w:tr>
      <w:tr w:rsidR="002F3E51" w:rsidRPr="001D3569" w14:paraId="6112C6CF" w14:textId="77777777" w:rsidTr="005301E0">
        <w:trPr>
          <w:jc w:val="center"/>
        </w:trPr>
        <w:tc>
          <w:tcPr>
            <w:tcW w:w="2263" w:type="dxa"/>
            <w:vAlign w:val="center"/>
          </w:tcPr>
          <w:p w14:paraId="2A4AAF44" w14:textId="77777777" w:rsidR="002F3E51" w:rsidRDefault="002F3E51" w:rsidP="00B713FB">
            <w:pPr>
              <w:jc w:val="center"/>
            </w:pPr>
            <w:r>
              <w:rPr>
                <w:rFonts w:hint="eastAsia"/>
              </w:rPr>
              <w:t>2</w:t>
            </w:r>
            <w:r>
              <w:t>5000</w:t>
            </w:r>
            <w:r>
              <w:rPr>
                <w:rFonts w:hint="eastAsia"/>
              </w:rPr>
              <w:t>-</w:t>
            </w:r>
            <w:r>
              <w:t>30000</w:t>
            </w:r>
          </w:p>
        </w:tc>
        <w:tc>
          <w:tcPr>
            <w:tcW w:w="2127" w:type="dxa"/>
            <w:vAlign w:val="center"/>
          </w:tcPr>
          <w:p w14:paraId="0E328711" w14:textId="77777777" w:rsidR="002F3E51" w:rsidRPr="001D3569" w:rsidRDefault="002F3E51" w:rsidP="00B713FB">
            <w:pPr>
              <w:jc w:val="center"/>
            </w:pPr>
            <w:r>
              <w:rPr>
                <w:rFonts w:hint="eastAsia"/>
              </w:rPr>
              <w:t>9</w:t>
            </w:r>
          </w:p>
        </w:tc>
        <w:tc>
          <w:tcPr>
            <w:tcW w:w="2127" w:type="dxa"/>
          </w:tcPr>
          <w:p w14:paraId="437455F7" w14:textId="77777777" w:rsidR="002F3E51" w:rsidRDefault="002F3E51" w:rsidP="00B713FB">
            <w:pPr>
              <w:jc w:val="center"/>
            </w:pPr>
            <w:r>
              <w:rPr>
                <w:rFonts w:hint="eastAsia"/>
              </w:rPr>
              <w:t>1</w:t>
            </w:r>
            <w:r>
              <w:t>5</w:t>
            </w:r>
          </w:p>
        </w:tc>
      </w:tr>
      <w:tr w:rsidR="002F3E51" w:rsidRPr="001D3569" w14:paraId="0FAB2C7C" w14:textId="77777777" w:rsidTr="005301E0">
        <w:trPr>
          <w:jc w:val="center"/>
        </w:trPr>
        <w:tc>
          <w:tcPr>
            <w:tcW w:w="2263" w:type="dxa"/>
            <w:vAlign w:val="center"/>
          </w:tcPr>
          <w:p w14:paraId="2861EA7D" w14:textId="77777777" w:rsidR="002F3E51" w:rsidRDefault="002F3E51" w:rsidP="00B713FB">
            <w:pPr>
              <w:jc w:val="center"/>
            </w:pPr>
            <w:r>
              <w:rPr>
                <w:rFonts w:hint="eastAsia"/>
              </w:rPr>
              <w:t>3</w:t>
            </w:r>
            <w:r>
              <w:t>0000</w:t>
            </w:r>
            <w:r>
              <w:rPr>
                <w:rFonts w:hint="eastAsia"/>
              </w:rPr>
              <w:t>-</w:t>
            </w:r>
            <w:r>
              <w:t>50000</w:t>
            </w:r>
          </w:p>
        </w:tc>
        <w:tc>
          <w:tcPr>
            <w:tcW w:w="2127" w:type="dxa"/>
            <w:vAlign w:val="center"/>
          </w:tcPr>
          <w:p w14:paraId="4F6D777B" w14:textId="77777777" w:rsidR="002F3E51" w:rsidRPr="001D3569" w:rsidRDefault="002F3E51" w:rsidP="00B713FB">
            <w:pPr>
              <w:jc w:val="center"/>
            </w:pPr>
            <w:r>
              <w:rPr>
                <w:rFonts w:hint="eastAsia"/>
              </w:rPr>
              <w:t>1</w:t>
            </w:r>
            <w:r>
              <w:t>0</w:t>
            </w:r>
          </w:p>
        </w:tc>
        <w:tc>
          <w:tcPr>
            <w:tcW w:w="2127" w:type="dxa"/>
          </w:tcPr>
          <w:p w14:paraId="358D7AC2" w14:textId="77777777" w:rsidR="002F3E51" w:rsidRDefault="002F3E51" w:rsidP="00B713FB">
            <w:pPr>
              <w:jc w:val="center"/>
            </w:pPr>
            <w:r>
              <w:rPr>
                <w:rFonts w:hint="eastAsia"/>
              </w:rPr>
              <w:t>1</w:t>
            </w:r>
            <w:r>
              <w:t>8</w:t>
            </w:r>
          </w:p>
        </w:tc>
      </w:tr>
      <w:tr w:rsidR="002F3E51" w:rsidRPr="001D3569" w14:paraId="324C8C02" w14:textId="77777777" w:rsidTr="005301E0">
        <w:trPr>
          <w:jc w:val="center"/>
        </w:trPr>
        <w:tc>
          <w:tcPr>
            <w:tcW w:w="2263" w:type="dxa"/>
            <w:vAlign w:val="center"/>
          </w:tcPr>
          <w:p w14:paraId="34D659E1" w14:textId="77777777" w:rsidR="002F3E51" w:rsidRDefault="002F3E51" w:rsidP="00B713FB">
            <w:pPr>
              <w:jc w:val="center"/>
            </w:pPr>
            <w:r>
              <w:rPr>
                <w:rFonts w:hint="eastAsia"/>
              </w:rPr>
              <w:t>大于5</w:t>
            </w:r>
            <w:r>
              <w:t>0000</w:t>
            </w:r>
          </w:p>
        </w:tc>
        <w:tc>
          <w:tcPr>
            <w:tcW w:w="2127" w:type="dxa"/>
            <w:vAlign w:val="center"/>
          </w:tcPr>
          <w:p w14:paraId="1E42D57F" w14:textId="77777777" w:rsidR="002F3E51" w:rsidRPr="001D3569" w:rsidRDefault="002F3E51" w:rsidP="00B713FB">
            <w:pPr>
              <w:jc w:val="center"/>
            </w:pPr>
            <w:r>
              <w:rPr>
                <w:rFonts w:hint="eastAsia"/>
              </w:rPr>
              <w:t>1</w:t>
            </w:r>
            <w:r>
              <w:t>0</w:t>
            </w:r>
          </w:p>
        </w:tc>
        <w:tc>
          <w:tcPr>
            <w:tcW w:w="2127" w:type="dxa"/>
          </w:tcPr>
          <w:p w14:paraId="05052AED" w14:textId="77777777" w:rsidR="002F3E51" w:rsidRDefault="002F3E51" w:rsidP="00B713FB">
            <w:pPr>
              <w:jc w:val="center"/>
            </w:pPr>
            <w:r>
              <w:rPr>
                <w:rFonts w:hint="eastAsia"/>
              </w:rPr>
              <w:t>1</w:t>
            </w:r>
            <w:r>
              <w:t>8</w:t>
            </w:r>
          </w:p>
        </w:tc>
      </w:tr>
    </w:tbl>
    <w:p w14:paraId="3DA3EE43" w14:textId="77777777" w:rsidR="00A55362" w:rsidRPr="001D3569" w:rsidRDefault="00A55362" w:rsidP="00DE5792"/>
    <w:p w14:paraId="54F84965" w14:textId="77777777" w:rsidR="004E6B40" w:rsidRPr="00A55362" w:rsidRDefault="00DE5792" w:rsidP="00DE5792">
      <w:r w:rsidRPr="00D429D0">
        <w:rPr>
          <w:rFonts w:hint="eastAsia"/>
          <w:b/>
        </w:rPr>
        <w:t>第二步：</w:t>
      </w:r>
      <w:r>
        <w:rPr>
          <w:rFonts w:hint="eastAsia"/>
        </w:rPr>
        <w:t>遵循以下原则选出</w:t>
      </w:r>
      <w:r w:rsidRPr="000513E9">
        <w:rPr>
          <w:rFonts w:hint="eastAsia"/>
          <w:b/>
        </w:rPr>
        <w:t>唯一</w:t>
      </w:r>
      <w:r>
        <w:rPr>
          <w:rFonts w:hint="eastAsia"/>
        </w:rPr>
        <w:t>规格：</w:t>
      </w:r>
    </w:p>
    <w:p w14:paraId="5424855A" w14:textId="77777777" w:rsidR="00DE5792" w:rsidRDefault="00DE5792" w:rsidP="00DE5792">
      <w:pPr>
        <w:pStyle w:val="a0"/>
        <w:numPr>
          <w:ilvl w:val="0"/>
          <w:numId w:val="11"/>
        </w:numPr>
        <w:ind w:firstLineChars="0"/>
      </w:pPr>
      <w:r>
        <w:rPr>
          <w:rFonts w:hint="eastAsia"/>
        </w:rPr>
        <w:t>风量必然满足</w:t>
      </w:r>
    </w:p>
    <w:p w14:paraId="181CA97C" w14:textId="77777777" w:rsidR="00DE5792" w:rsidRDefault="00DE5792" w:rsidP="00DE5792">
      <w:pPr>
        <w:pStyle w:val="a0"/>
        <w:ind w:left="420" w:firstLineChars="0" w:firstLine="0"/>
      </w:pPr>
      <w:r>
        <w:rPr>
          <w:rFonts w:hint="eastAsia"/>
        </w:rPr>
        <w:t>在风管中心线的结构中，任何一个节点的风量等于其下属一级的节点的风量总和；</w:t>
      </w:r>
    </w:p>
    <w:p w14:paraId="1E9EC115" w14:textId="77777777" w:rsidR="00DE5792" w:rsidRDefault="00A55362" w:rsidP="00DE5792">
      <w:pPr>
        <w:pStyle w:val="a0"/>
        <w:numPr>
          <w:ilvl w:val="0"/>
          <w:numId w:val="11"/>
        </w:numPr>
        <w:ind w:firstLineChars="0"/>
      </w:pPr>
      <w:r>
        <w:rPr>
          <w:rFonts w:hint="eastAsia"/>
        </w:rPr>
        <w:t>宽度大于风口</w:t>
      </w:r>
    </w:p>
    <w:p w14:paraId="4B61FD99" w14:textId="77777777" w:rsidR="00DE5792" w:rsidRDefault="00DE5792" w:rsidP="00DE5792">
      <w:pPr>
        <w:pStyle w:val="a0"/>
        <w:ind w:left="420" w:firstLineChars="0" w:firstLine="0"/>
      </w:pPr>
      <w:r>
        <w:rPr>
          <w:rFonts w:hint="eastAsia"/>
        </w:rPr>
        <w:t>风管的宽度的选择应比风口的宽度</w:t>
      </w:r>
      <w:r w:rsidR="00A55362">
        <w:rPr>
          <w:rFonts w:hint="eastAsia"/>
        </w:rPr>
        <w:t>（若为侧回单层百叶则是风管的高度）</w:t>
      </w:r>
      <w:r>
        <w:rPr>
          <w:rFonts w:hint="eastAsia"/>
        </w:rPr>
        <w:t>大至少</w:t>
      </w:r>
      <w:r w:rsidR="00F156CF">
        <w:rPr>
          <w:rFonts w:hint="eastAsia"/>
        </w:rPr>
        <w:t>5</w:t>
      </w:r>
      <w:r>
        <w:t>0</w:t>
      </w:r>
      <w:r>
        <w:rPr>
          <w:rFonts w:hint="eastAsia"/>
        </w:rPr>
        <w:t>，两侧各</w:t>
      </w:r>
      <w:r w:rsidR="00F156CF">
        <w:rPr>
          <w:rFonts w:hint="eastAsia"/>
        </w:rPr>
        <w:t>2</w:t>
      </w:r>
      <w:r w:rsidR="00F156CF">
        <w:t>5</w:t>
      </w:r>
      <w:r>
        <w:rPr>
          <w:rFonts w:hint="eastAsia"/>
        </w:rPr>
        <w:t>。若发现在风量下不存在能够满足宽度的风管，则即风管选择最接近的极限值。此时风口就算画出来比风管宽也没关系，是用户的输入参数有问题。把错误的结果画到图纸上用户才能发现错误；</w:t>
      </w:r>
    </w:p>
    <w:p w14:paraId="094AAE8D" w14:textId="77777777" w:rsidR="00DE5792" w:rsidRDefault="00DE5792" w:rsidP="00DE5792">
      <w:pPr>
        <w:pStyle w:val="a0"/>
        <w:numPr>
          <w:ilvl w:val="0"/>
          <w:numId w:val="11"/>
        </w:numPr>
        <w:ind w:firstLineChars="0"/>
      </w:pPr>
      <w:r>
        <w:rPr>
          <w:rFonts w:hint="eastAsia"/>
        </w:rPr>
        <w:t>宽度变化少</w:t>
      </w:r>
    </w:p>
    <w:p w14:paraId="11171424" w14:textId="77777777" w:rsidR="00F156CF" w:rsidRPr="008519C1" w:rsidRDefault="00DE5792" w:rsidP="008519C1">
      <w:pPr>
        <w:pStyle w:val="a0"/>
        <w:ind w:left="420" w:firstLineChars="0" w:firstLine="0"/>
      </w:pPr>
      <w:r>
        <w:rPr>
          <w:rFonts w:hint="eastAsia"/>
        </w:rPr>
        <w:t>在满足2）的前提下，当风管由于风量的变化需要进行规格的变化时尽量保持宽度不变，只变化风管高度。除非宽度不变的情况下没有风量合适的规格（面积不匹配或风管的宽高比过大）</w:t>
      </w:r>
    </w:p>
    <w:p w14:paraId="3D6C7668" w14:textId="77777777" w:rsidR="00DE5792" w:rsidRDefault="00DE5792" w:rsidP="00DE5792">
      <w:pPr>
        <w:pStyle w:val="a0"/>
        <w:numPr>
          <w:ilvl w:val="0"/>
          <w:numId w:val="11"/>
        </w:numPr>
        <w:ind w:firstLineChars="0"/>
      </w:pPr>
      <w:r>
        <w:rPr>
          <w:rFonts w:hint="eastAsia"/>
        </w:rPr>
        <w:t>尽量</w:t>
      </w:r>
      <w:r w:rsidR="002F2EAB">
        <w:rPr>
          <w:rFonts w:hint="eastAsia"/>
        </w:rPr>
        <w:t>偏正方形</w:t>
      </w:r>
    </w:p>
    <w:p w14:paraId="050738A5" w14:textId="77777777" w:rsidR="00DE5792" w:rsidRDefault="00DE5792" w:rsidP="00DE5792">
      <w:pPr>
        <w:pStyle w:val="a0"/>
        <w:ind w:left="420" w:firstLineChars="0" w:firstLine="0"/>
      </w:pPr>
      <w:r>
        <w:rPr>
          <w:rFonts w:hint="eastAsia"/>
        </w:rPr>
        <w:t>在满足1）和2）的情况下风管的长宽比尽量小，但是高度绝不能超过上一段面积较大风管的高度。</w:t>
      </w:r>
    </w:p>
    <w:p w14:paraId="0114C2A6" w14:textId="77777777" w:rsidR="00DE5792" w:rsidRPr="009F47B7" w:rsidRDefault="00DE5792" w:rsidP="00250C84">
      <w:pPr>
        <w:pStyle w:val="3"/>
      </w:pPr>
      <w:r>
        <w:rPr>
          <w:rFonts w:hint="eastAsia"/>
        </w:rPr>
        <w:t>直管上的变径</w:t>
      </w:r>
    </w:p>
    <w:p w14:paraId="147C1055" w14:textId="77777777" w:rsidR="00DE5792" w:rsidRDefault="00DE5792" w:rsidP="00DE5792">
      <w:r>
        <w:rPr>
          <w:rFonts w:hint="eastAsia"/>
        </w:rPr>
        <w:t>提问：</w:t>
      </w:r>
    </w:p>
    <w:p w14:paraId="768B3EEE" w14:textId="77777777" w:rsidR="00DE5792" w:rsidRDefault="00DE5792" w:rsidP="00DE5792">
      <w:pPr>
        <w:ind w:firstLine="420"/>
      </w:pPr>
      <w:r>
        <w:rPr>
          <w:rFonts w:hint="eastAsia"/>
        </w:rPr>
        <w:t>直管上为什么需要变径？</w:t>
      </w:r>
    </w:p>
    <w:p w14:paraId="56FA22B0" w14:textId="77777777" w:rsidR="00DE5792" w:rsidRDefault="00DE5792" w:rsidP="00DE5792">
      <w:r>
        <w:rPr>
          <w:rFonts w:hint="eastAsia"/>
        </w:rPr>
        <w:t>回答：</w:t>
      </w:r>
    </w:p>
    <w:p w14:paraId="5511A3A9" w14:textId="77777777" w:rsidR="00DE5792" w:rsidRDefault="00DE5792" w:rsidP="00DE5792">
      <w:pPr>
        <w:ind w:firstLine="420"/>
      </w:pPr>
      <w:r>
        <w:rPr>
          <w:rFonts w:hint="eastAsia"/>
        </w:rPr>
        <w:t>在可以布置风口的管段上布置了风口，每个风口的进风/排风导致每经过一个风口需要运输的风量产生了变化。当风量变化的累积到达一定程度时，适合当前风量的风管的规格也发生了变化。</w:t>
      </w:r>
    </w:p>
    <w:p w14:paraId="20C06F8D" w14:textId="77777777" w:rsidR="00DE5792" w:rsidRDefault="00DE5792" w:rsidP="00DE5792">
      <w:r>
        <w:rPr>
          <w:rFonts w:hint="eastAsia"/>
        </w:rPr>
        <w:t>处理方式：</w:t>
      </w:r>
    </w:p>
    <w:p w14:paraId="11842FF2" w14:textId="77777777" w:rsidR="00DE5792" w:rsidRDefault="00DE5792" w:rsidP="005473B1">
      <w:pPr>
        <w:ind w:firstLine="420"/>
      </w:pPr>
      <w:r>
        <w:rPr>
          <w:rFonts w:hint="eastAsia"/>
        </w:rPr>
        <w:t>直管上的变径遵从2</w:t>
      </w:r>
      <w:r>
        <w:t>.6.7</w:t>
      </w:r>
      <w:r>
        <w:rPr>
          <w:rFonts w:hint="eastAsia"/>
        </w:rPr>
        <w:t>的原则。但变径本身如果长度过长超过了风口的间距+</w:t>
      </w:r>
      <w:r>
        <w:t>100</w:t>
      </w:r>
      <w:r>
        <w:rPr>
          <w:rFonts w:hint="eastAsia"/>
        </w:rPr>
        <w:t>时就会造成此管段中风口间距不同的情况。</w:t>
      </w:r>
    </w:p>
    <w:p w14:paraId="1730017A" w14:textId="77777777" w:rsidR="008519C1" w:rsidRDefault="00DE5792" w:rsidP="005473B1">
      <w:pPr>
        <w:ind w:firstLine="420"/>
      </w:pPr>
      <w:r>
        <w:rPr>
          <w:rFonts w:hint="eastAsia"/>
        </w:rPr>
        <w:t>如下图所示，变径的长度本身较大且不是5</w:t>
      </w:r>
      <w:r>
        <w:t>0</w:t>
      </w:r>
      <w:r>
        <w:rPr>
          <w:rFonts w:hint="eastAsia"/>
        </w:rPr>
        <w:t>的倍数。此时要保证两个风口</w:t>
      </w:r>
      <w:r w:rsidR="008167AE">
        <w:rPr>
          <w:rFonts w:hint="eastAsia"/>
        </w:rPr>
        <w:t>中心点</w:t>
      </w:r>
      <w:r>
        <w:rPr>
          <w:rFonts w:hint="eastAsia"/>
        </w:rPr>
        <w:t>之间仍然至少是5</w:t>
      </w:r>
      <w:r>
        <w:t>0</w:t>
      </w:r>
      <w:r>
        <w:rPr>
          <w:rFonts w:hint="eastAsia"/>
        </w:rPr>
        <w:t>的倍数且距离变径的法兰的距离超过5</w:t>
      </w:r>
      <w:r>
        <w:t>0</w:t>
      </w:r>
      <w:r>
        <w:rPr>
          <w:rFonts w:hint="eastAsia"/>
        </w:rPr>
        <w:t>。</w:t>
      </w:r>
    </w:p>
    <w:p w14:paraId="27B55F64" w14:textId="77777777" w:rsidR="006E0D6A" w:rsidRDefault="00B04602" w:rsidP="00DE5792">
      <w:r>
        <w:rPr>
          <w:noProof/>
        </w:rPr>
        <w:lastRenderedPageBreak/>
        <w:drawing>
          <wp:inline distT="0" distB="0" distL="0" distR="0" wp14:anchorId="732D52EF" wp14:editId="2CD39A6E">
            <wp:extent cx="5274310" cy="33858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85820"/>
                    </a:xfrm>
                    <a:prstGeom prst="rect">
                      <a:avLst/>
                    </a:prstGeom>
                  </pic:spPr>
                </pic:pic>
              </a:graphicData>
            </a:graphic>
          </wp:inline>
        </w:drawing>
      </w:r>
    </w:p>
    <w:p w14:paraId="74195066" w14:textId="77777777" w:rsidR="006E0D6A" w:rsidRPr="00714A06" w:rsidRDefault="006E0D6A" w:rsidP="00DE5792">
      <w:r w:rsidRPr="00714A06">
        <w:rPr>
          <w:rFonts w:hint="eastAsia"/>
        </w:rPr>
        <w:t>问题：只有高度变化的变径如何表达？</w:t>
      </w:r>
    </w:p>
    <w:p w14:paraId="0A2E476D" w14:textId="77777777" w:rsidR="002F2EAB" w:rsidRPr="00714A06" w:rsidRDefault="005473B1" w:rsidP="00DE5792">
      <w:r>
        <w:rPr>
          <w:rFonts w:hint="eastAsia"/>
        </w:rPr>
        <w:t>回答：只需</w:t>
      </w:r>
      <w:r w:rsidR="00714A06" w:rsidRPr="00714A06">
        <w:rPr>
          <w:rFonts w:hint="eastAsia"/>
        </w:rPr>
        <w:t>两条法兰</w:t>
      </w:r>
      <w:r w:rsidR="003B5BBE">
        <w:rPr>
          <w:rFonts w:hint="eastAsia"/>
        </w:rPr>
        <w:t>线</w:t>
      </w:r>
      <w:r>
        <w:rPr>
          <w:rFonts w:hint="eastAsia"/>
        </w:rPr>
        <w:t>，</w:t>
      </w:r>
      <w:r w:rsidR="003B5BBE">
        <w:rPr>
          <w:rFonts w:hint="eastAsia"/>
        </w:rPr>
        <w:t>平面上风管的</w:t>
      </w:r>
      <w:r w:rsidR="00714A06" w:rsidRPr="00714A06">
        <w:rPr>
          <w:rFonts w:hint="eastAsia"/>
        </w:rPr>
        <w:t>宽度不变</w:t>
      </w:r>
    </w:p>
    <w:p w14:paraId="2C76E981" w14:textId="77777777" w:rsidR="00722BC5" w:rsidRDefault="00532E4F" w:rsidP="00250C84">
      <w:pPr>
        <w:pStyle w:val="3"/>
      </w:pPr>
      <w:r>
        <w:rPr>
          <w:rFonts w:hint="eastAsia"/>
        </w:rPr>
        <w:t>元素一：</w:t>
      </w:r>
      <w:r w:rsidR="009F47B7">
        <w:rPr>
          <w:rFonts w:hint="eastAsia"/>
        </w:rPr>
        <w:t>直管</w:t>
      </w:r>
      <w:r w:rsidR="008D4390">
        <w:rPr>
          <w:rFonts w:hint="eastAsia"/>
        </w:rPr>
        <w:t>（无变径）</w:t>
      </w:r>
    </w:p>
    <w:p w14:paraId="68E8C996" w14:textId="77777777" w:rsidR="002B0CA1" w:rsidRDefault="002B0CA1" w:rsidP="009926D3">
      <w:pPr>
        <w:ind w:firstLine="420"/>
      </w:pPr>
      <w:r>
        <w:rPr>
          <w:rFonts w:hint="eastAsia"/>
        </w:rPr>
        <w:t>两根平行线+</w:t>
      </w:r>
      <w:r w:rsidR="009926D3">
        <w:rPr>
          <w:rFonts w:hint="eastAsia"/>
        </w:rPr>
        <w:t>风管</w:t>
      </w:r>
      <w:r>
        <w:rPr>
          <w:rFonts w:hint="eastAsia"/>
        </w:rPr>
        <w:t>中心线</w:t>
      </w:r>
      <w:r w:rsidR="00D5110C">
        <w:rPr>
          <w:rFonts w:hint="eastAsia"/>
        </w:rPr>
        <w:t>。末端若未连接任何图元则封闭。</w:t>
      </w:r>
    </w:p>
    <w:p w14:paraId="458A6385" w14:textId="77777777" w:rsidR="00D5110C" w:rsidRDefault="00D5110C" w:rsidP="00FA56A7">
      <w:pPr>
        <w:jc w:val="center"/>
      </w:pPr>
      <w:r>
        <w:rPr>
          <w:noProof/>
        </w:rPr>
        <w:drawing>
          <wp:inline distT="0" distB="0" distL="0" distR="0" wp14:anchorId="4CD82E53" wp14:editId="1C76011E">
            <wp:extent cx="4074567" cy="91930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1123" cy="936577"/>
                    </a:xfrm>
                    <a:prstGeom prst="rect">
                      <a:avLst/>
                    </a:prstGeom>
                  </pic:spPr>
                </pic:pic>
              </a:graphicData>
            </a:graphic>
          </wp:inline>
        </w:drawing>
      </w:r>
    </w:p>
    <w:p w14:paraId="6918D1F6" w14:textId="77777777" w:rsidR="00C1659F" w:rsidRDefault="00532E4F" w:rsidP="00250C84">
      <w:pPr>
        <w:pStyle w:val="3"/>
      </w:pPr>
      <w:r>
        <w:rPr>
          <w:rFonts w:hint="eastAsia"/>
        </w:rPr>
        <w:t>元素二：</w:t>
      </w:r>
      <w:r w:rsidR="009F47B7">
        <w:rPr>
          <w:rFonts w:hint="eastAsia"/>
        </w:rPr>
        <w:t>弯头</w:t>
      </w:r>
      <w:r w:rsidR="00FA56A7">
        <w:rPr>
          <w:rFonts w:hint="eastAsia"/>
        </w:rPr>
        <w:t>（+变径）</w:t>
      </w:r>
    </w:p>
    <w:p w14:paraId="783BB2BD" w14:textId="77777777" w:rsidR="00FA56A7" w:rsidRDefault="004C1287" w:rsidP="005473B1">
      <w:pPr>
        <w:ind w:firstLine="420"/>
      </w:pPr>
      <w:r>
        <w:rPr>
          <w:rFonts w:hint="eastAsia"/>
        </w:rPr>
        <w:t>弯头的转弯半径 R</w:t>
      </w:r>
      <w:r>
        <w:t xml:space="preserve"> </w:t>
      </w:r>
      <w:r>
        <w:rPr>
          <w:rFonts w:hint="eastAsia"/>
        </w:rPr>
        <w:t>=</w:t>
      </w:r>
      <w:r>
        <w:t xml:space="preserve"> </w:t>
      </w:r>
      <w:r>
        <w:rPr>
          <w:rFonts w:hint="eastAsia"/>
        </w:rPr>
        <w:t>弯头的</w:t>
      </w:r>
      <w:r w:rsidR="00D25678">
        <w:rPr>
          <w:rFonts w:hint="eastAsia"/>
        </w:rPr>
        <w:t>风管的</w:t>
      </w:r>
      <w:r>
        <w:rPr>
          <w:rFonts w:hint="eastAsia"/>
        </w:rPr>
        <w:t>宽度</w:t>
      </w:r>
      <w:r w:rsidR="00D25678">
        <w:rPr>
          <w:rFonts w:hint="eastAsia"/>
        </w:rPr>
        <w:t xml:space="preserve"> x</w:t>
      </w:r>
      <w:r w:rsidR="00D25678">
        <w:t xml:space="preserve"> </w:t>
      </w:r>
      <w:r w:rsidR="00EE588F">
        <w:rPr>
          <w:rFonts w:hint="eastAsia"/>
        </w:rPr>
        <w:t>k（取0</w:t>
      </w:r>
      <w:r w:rsidR="00EE588F">
        <w:t>.7</w:t>
      </w:r>
      <w:r w:rsidR="00EE588F">
        <w:rPr>
          <w:rFonts w:hint="eastAsia"/>
        </w:rPr>
        <w:t>）</w:t>
      </w:r>
    </w:p>
    <w:p w14:paraId="2544FDD7" w14:textId="77777777" w:rsidR="00EE588F" w:rsidRDefault="00EE588F" w:rsidP="005473B1">
      <w:pPr>
        <w:ind w:firstLine="420"/>
      </w:pPr>
      <w:r>
        <w:rPr>
          <w:rFonts w:hint="eastAsia"/>
        </w:rPr>
        <w:t>弯头的角度是2根线段的夹角。最后前后各加5</w:t>
      </w:r>
      <w:r>
        <w:t>0</w:t>
      </w:r>
      <w:r>
        <w:rPr>
          <w:rFonts w:hint="eastAsia"/>
        </w:rPr>
        <w:t>。</w:t>
      </w:r>
    </w:p>
    <w:p w14:paraId="62CADA46" w14:textId="77777777" w:rsidR="00E162F7" w:rsidRPr="00FA56A7" w:rsidRDefault="00AE56F7" w:rsidP="005473B1">
      <w:pPr>
        <w:ind w:firstLine="420"/>
      </w:pPr>
      <w:r>
        <w:rPr>
          <w:rFonts w:hint="eastAsia"/>
        </w:rPr>
        <w:t>弯头两侧增加法兰。</w:t>
      </w:r>
      <w:r w:rsidR="001D0B8D">
        <w:rPr>
          <w:rFonts w:hint="eastAsia"/>
        </w:rPr>
        <w:t>法兰存在于直管、弯头、三通、变径和四通的连接处。</w:t>
      </w:r>
      <w:r>
        <w:rPr>
          <w:rFonts w:hint="eastAsia"/>
        </w:rPr>
        <w:t>注意任何情况下法兰都要避免重复。</w:t>
      </w:r>
    </w:p>
    <w:p w14:paraId="1B249FF9" w14:textId="77777777" w:rsidR="00FA56A7" w:rsidRDefault="00FA56A7" w:rsidP="00FA56A7">
      <w:pPr>
        <w:jc w:val="center"/>
      </w:pPr>
      <w:r>
        <w:rPr>
          <w:noProof/>
        </w:rPr>
        <w:lastRenderedPageBreak/>
        <w:drawing>
          <wp:inline distT="0" distB="0" distL="0" distR="0" wp14:anchorId="7615A301" wp14:editId="371B45AA">
            <wp:extent cx="2362810" cy="37794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0439" cy="3839602"/>
                    </a:xfrm>
                    <a:prstGeom prst="rect">
                      <a:avLst/>
                    </a:prstGeom>
                  </pic:spPr>
                </pic:pic>
              </a:graphicData>
            </a:graphic>
          </wp:inline>
        </w:drawing>
      </w:r>
      <w:r w:rsidR="00EE588F">
        <w:rPr>
          <w:rFonts w:hint="eastAsia"/>
        </w:rPr>
        <w:t xml:space="preserve"> </w:t>
      </w:r>
      <w:r w:rsidR="00EE588F">
        <w:t xml:space="preserve"> </w:t>
      </w:r>
      <w:r>
        <w:rPr>
          <w:noProof/>
        </w:rPr>
        <w:drawing>
          <wp:inline distT="0" distB="0" distL="0" distR="0" wp14:anchorId="2C4C5E9B" wp14:editId="08D61D9B">
            <wp:extent cx="2414016" cy="3664653"/>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8114" cy="3731597"/>
                    </a:xfrm>
                    <a:prstGeom prst="rect">
                      <a:avLst/>
                    </a:prstGeom>
                  </pic:spPr>
                </pic:pic>
              </a:graphicData>
            </a:graphic>
          </wp:inline>
        </w:drawing>
      </w:r>
    </w:p>
    <w:p w14:paraId="6719E68D" w14:textId="77777777" w:rsidR="004C1287" w:rsidRDefault="00AE56F7" w:rsidP="005473B1">
      <w:pPr>
        <w:ind w:firstLine="420"/>
      </w:pPr>
      <w:r>
        <w:rPr>
          <w:rFonts w:hint="eastAsia"/>
        </w:rPr>
        <w:t>弯头和变径紧接的情况</w:t>
      </w:r>
      <w:r w:rsidR="00DE256B">
        <w:rPr>
          <w:rFonts w:hint="eastAsia"/>
        </w:rPr>
        <w:t>：由于风量变化（从风口排出/吸入）需要变径且变径正好发生在支管和弯头的结合处。</w:t>
      </w:r>
    </w:p>
    <w:p w14:paraId="67AE99EB" w14:textId="77777777" w:rsidR="00DE256B" w:rsidRDefault="00764989" w:rsidP="005473B1">
      <w:pPr>
        <w:ind w:firstLine="420"/>
      </w:pPr>
      <w:r>
        <w:rPr>
          <w:rFonts w:hint="eastAsia"/>
        </w:rPr>
        <w:t>出于节约材料的角度，此情况下的弯头的规格应跟着尺寸较小的风管走。</w:t>
      </w:r>
    </w:p>
    <w:p w14:paraId="3053BF63" w14:textId="77777777" w:rsidR="00E1144B" w:rsidRPr="00E1144B" w:rsidRDefault="00E1144B" w:rsidP="005473B1">
      <w:pPr>
        <w:ind w:firstLine="420"/>
      </w:pPr>
      <w:r>
        <w:rPr>
          <w:rFonts w:hint="eastAsia"/>
        </w:rPr>
        <w:t>变径的默认角度为2</w:t>
      </w:r>
      <w:r>
        <w:t>0</w:t>
      </w:r>
      <w:r>
        <w:rPr>
          <w:rFonts w:hint="eastAsia"/>
        </w:rPr>
        <w:t>°。若变径的长度小于1</w:t>
      </w:r>
      <w:r>
        <w:t>00</w:t>
      </w:r>
      <w:r>
        <w:rPr>
          <w:rFonts w:hint="eastAsia"/>
        </w:rPr>
        <w:t>，则不再跟踪角度改为1</w:t>
      </w:r>
      <w:r>
        <w:t>00</w:t>
      </w:r>
      <w:r>
        <w:rPr>
          <w:rFonts w:hint="eastAsia"/>
        </w:rPr>
        <w:t>；若变径的长度大于1</w:t>
      </w:r>
      <w:r>
        <w:t>000</w:t>
      </w:r>
      <w:r>
        <w:rPr>
          <w:rFonts w:hint="eastAsia"/>
        </w:rPr>
        <w:t>，则不再跟踪角度改为1</w:t>
      </w:r>
      <w:r>
        <w:t>000</w:t>
      </w:r>
      <w:r>
        <w:rPr>
          <w:rFonts w:hint="eastAsia"/>
        </w:rPr>
        <w:t>。这条规格适用于所有变径。</w:t>
      </w:r>
    </w:p>
    <w:p w14:paraId="17E20BD7" w14:textId="77777777" w:rsidR="004C1287" w:rsidRPr="002B0CA1" w:rsidRDefault="004C1287" w:rsidP="00FA56A7">
      <w:pPr>
        <w:jc w:val="center"/>
      </w:pPr>
      <w:r>
        <w:rPr>
          <w:noProof/>
        </w:rPr>
        <w:lastRenderedPageBreak/>
        <w:drawing>
          <wp:inline distT="0" distB="0" distL="0" distR="0" wp14:anchorId="193A66C1" wp14:editId="7084AA5D">
            <wp:extent cx="2479853" cy="3274920"/>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8793" cy="3299933"/>
                    </a:xfrm>
                    <a:prstGeom prst="rect">
                      <a:avLst/>
                    </a:prstGeom>
                  </pic:spPr>
                </pic:pic>
              </a:graphicData>
            </a:graphic>
          </wp:inline>
        </w:drawing>
      </w:r>
      <w:r w:rsidR="00AE56F7">
        <w:rPr>
          <w:rFonts w:hint="eastAsia"/>
        </w:rPr>
        <w:t xml:space="preserve"> </w:t>
      </w:r>
      <w:r>
        <w:rPr>
          <w:noProof/>
        </w:rPr>
        <w:drawing>
          <wp:inline distT="0" distB="0" distL="0" distR="0" wp14:anchorId="2C88B117" wp14:editId="12FE8A36">
            <wp:extent cx="2517775" cy="3789273"/>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0332"/>
                    <a:stretch/>
                  </pic:blipFill>
                  <pic:spPr bwMode="auto">
                    <a:xfrm>
                      <a:off x="0" y="0"/>
                      <a:ext cx="2517775" cy="3789273"/>
                    </a:xfrm>
                    <a:prstGeom prst="rect">
                      <a:avLst/>
                    </a:prstGeom>
                    <a:ln>
                      <a:noFill/>
                    </a:ln>
                    <a:extLst>
                      <a:ext uri="{53640926-AAD7-44D8-BBD7-CCE9431645EC}">
                        <a14:shadowObscured xmlns:a14="http://schemas.microsoft.com/office/drawing/2010/main"/>
                      </a:ext>
                    </a:extLst>
                  </pic:spPr>
                </pic:pic>
              </a:graphicData>
            </a:graphic>
          </wp:inline>
        </w:drawing>
      </w:r>
    </w:p>
    <w:p w14:paraId="55ECE689" w14:textId="77777777" w:rsidR="009F47B7" w:rsidRDefault="00C22C0F" w:rsidP="00250C84">
      <w:pPr>
        <w:pStyle w:val="3"/>
      </w:pPr>
      <w:r>
        <w:rPr>
          <w:rFonts w:hint="eastAsia"/>
        </w:rPr>
        <w:t>元素三：</w:t>
      </w:r>
      <w:r w:rsidR="009F47B7">
        <w:rPr>
          <w:rFonts w:hint="eastAsia"/>
        </w:rPr>
        <w:t>三通</w:t>
      </w:r>
    </w:p>
    <w:p w14:paraId="7C54EEC8" w14:textId="77777777" w:rsidR="00764989" w:rsidRPr="00764989" w:rsidRDefault="00764989" w:rsidP="00764989">
      <w:r>
        <w:rPr>
          <w:noProof/>
        </w:rPr>
        <w:drawing>
          <wp:inline distT="0" distB="0" distL="0" distR="0" wp14:anchorId="4A08FEB3" wp14:editId="562004FF">
            <wp:extent cx="5274310" cy="32073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07385"/>
                    </a:xfrm>
                    <a:prstGeom prst="rect">
                      <a:avLst/>
                    </a:prstGeom>
                  </pic:spPr>
                </pic:pic>
              </a:graphicData>
            </a:graphic>
          </wp:inline>
        </w:drawing>
      </w:r>
    </w:p>
    <w:p w14:paraId="615966C4" w14:textId="77777777" w:rsidR="009F47B7" w:rsidRDefault="00C22C0F" w:rsidP="00250C84">
      <w:pPr>
        <w:pStyle w:val="3"/>
      </w:pPr>
      <w:r>
        <w:rPr>
          <w:rFonts w:hint="eastAsia"/>
        </w:rPr>
        <w:t>元素四：</w:t>
      </w:r>
      <w:r w:rsidR="009F47B7">
        <w:rPr>
          <w:rFonts w:hint="eastAsia"/>
        </w:rPr>
        <w:t>四通</w:t>
      </w:r>
    </w:p>
    <w:p w14:paraId="3DC84DA3" w14:textId="77777777" w:rsidR="00764989" w:rsidRPr="00764989" w:rsidRDefault="00764989" w:rsidP="00764989">
      <w:r>
        <w:rPr>
          <w:noProof/>
        </w:rPr>
        <w:lastRenderedPageBreak/>
        <w:drawing>
          <wp:inline distT="0" distB="0" distL="0" distR="0" wp14:anchorId="256CA106" wp14:editId="536A3CB8">
            <wp:extent cx="5274310" cy="22383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38375"/>
                    </a:xfrm>
                    <a:prstGeom prst="rect">
                      <a:avLst/>
                    </a:prstGeom>
                  </pic:spPr>
                </pic:pic>
              </a:graphicData>
            </a:graphic>
          </wp:inline>
        </w:drawing>
      </w:r>
    </w:p>
    <w:p w14:paraId="48573749" w14:textId="77777777" w:rsidR="00CA77C0" w:rsidRDefault="00DE5792" w:rsidP="00250C84">
      <w:pPr>
        <w:pStyle w:val="3"/>
      </w:pPr>
      <w:r>
        <w:rPr>
          <w:rFonts w:hint="eastAsia"/>
        </w:rPr>
        <w:t>元素五：</w:t>
      </w:r>
      <w:r w:rsidR="00CA77C0">
        <w:rPr>
          <w:rFonts w:hint="eastAsia"/>
        </w:rPr>
        <w:t>风阀</w:t>
      </w:r>
    </w:p>
    <w:p w14:paraId="54F0D9E3" w14:textId="77777777" w:rsidR="004216F3" w:rsidRDefault="004216F3" w:rsidP="005473B1">
      <w:pPr>
        <w:ind w:firstLine="420"/>
      </w:pPr>
      <w:r>
        <w:rPr>
          <w:rFonts w:hint="eastAsia"/>
        </w:rPr>
        <w:t>风阀安装在每个</w:t>
      </w:r>
      <w:r w:rsidR="00B909A7">
        <w:rPr>
          <w:rFonts w:hint="eastAsia"/>
        </w:rPr>
        <w:t>有风口的支管的起点处。</w:t>
      </w:r>
    </w:p>
    <w:p w14:paraId="36E3C8A9" w14:textId="77777777" w:rsidR="004F2764" w:rsidRDefault="004F2764" w:rsidP="004216F3">
      <w:r>
        <w:rPr>
          <w:rFonts w:hint="eastAsia"/>
        </w:rPr>
        <w:t>图块</w:t>
      </w:r>
    </w:p>
    <w:p w14:paraId="5B95C426" w14:textId="77777777" w:rsidR="004F2764" w:rsidRDefault="004F2764" w:rsidP="004216F3">
      <w:r>
        <w:rPr>
          <w:rFonts w:hint="eastAsia"/>
        </w:rPr>
        <w:t>来源：</w:t>
      </w:r>
      <w:r w:rsidRPr="004F2764">
        <w:rPr>
          <w:rFonts w:hint="eastAsia"/>
        </w:rPr>
        <w:t>暖通图层图块</w:t>
      </w:r>
      <w:r w:rsidRPr="004F2764">
        <w:t>_20210224.dwg</w:t>
      </w:r>
    </w:p>
    <w:p w14:paraId="1B92CDF5" w14:textId="77777777" w:rsidR="004F2764" w:rsidRDefault="004F2764" w:rsidP="004216F3">
      <w:r>
        <w:rPr>
          <w:rFonts w:hint="eastAsia"/>
        </w:rPr>
        <w:t>图块名称：风阀</w:t>
      </w:r>
    </w:p>
    <w:p w14:paraId="69F3F5E9" w14:textId="77777777" w:rsidR="004F2764" w:rsidRDefault="004F2764" w:rsidP="004216F3">
      <w:r>
        <w:rPr>
          <w:rFonts w:hint="eastAsia"/>
        </w:rPr>
        <w:t>可见性：多叶调节风阀</w:t>
      </w:r>
    </w:p>
    <w:p w14:paraId="4F2DD78A" w14:textId="77777777" w:rsidR="004F2764" w:rsidRDefault="004F2764" w:rsidP="004216F3">
      <w:r>
        <w:rPr>
          <w:rFonts w:hint="eastAsia"/>
        </w:rPr>
        <w:t>宽度或直径</w:t>
      </w:r>
      <w:r w:rsidR="00CE06ED">
        <w:rPr>
          <w:rFonts w:hint="eastAsia"/>
        </w:rPr>
        <w:t>：就是风管的宽度 要写入</w:t>
      </w:r>
    </w:p>
    <w:p w14:paraId="2CB2B88D" w14:textId="77777777" w:rsidR="004216F3" w:rsidRPr="004216F3" w:rsidRDefault="004216F3" w:rsidP="004216F3">
      <w:r>
        <w:rPr>
          <w:noProof/>
        </w:rPr>
        <w:drawing>
          <wp:inline distT="0" distB="0" distL="0" distR="0" wp14:anchorId="2DA83B02" wp14:editId="29EC7F3D">
            <wp:extent cx="5274310" cy="40913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091305"/>
                    </a:xfrm>
                    <a:prstGeom prst="rect">
                      <a:avLst/>
                    </a:prstGeom>
                  </pic:spPr>
                </pic:pic>
              </a:graphicData>
            </a:graphic>
          </wp:inline>
        </w:drawing>
      </w:r>
    </w:p>
    <w:p w14:paraId="5F5ED6E2" w14:textId="77777777" w:rsidR="001970C4" w:rsidRDefault="001970C4" w:rsidP="00250C84">
      <w:pPr>
        <w:pStyle w:val="2"/>
      </w:pPr>
      <w:r>
        <w:rPr>
          <w:rFonts w:hint="eastAsia"/>
        </w:rPr>
        <w:t>风管规格标注</w:t>
      </w:r>
    </w:p>
    <w:p w14:paraId="546677E3" w14:textId="77777777" w:rsidR="00EE3630" w:rsidRDefault="00623BE9" w:rsidP="00250C84">
      <w:pPr>
        <w:pStyle w:val="3"/>
      </w:pPr>
      <w:r>
        <w:rPr>
          <w:rFonts w:hint="eastAsia"/>
        </w:rPr>
        <w:t>内容样式</w:t>
      </w:r>
    </w:p>
    <w:p w14:paraId="7A122CDB" w14:textId="77777777" w:rsidR="00696D88" w:rsidRPr="007D7C21" w:rsidRDefault="00696D88" w:rsidP="005322F8">
      <w:pPr>
        <w:rPr>
          <w:b/>
        </w:rPr>
      </w:pPr>
      <w:r w:rsidRPr="007D7C21">
        <w:rPr>
          <w:rFonts w:hint="eastAsia"/>
          <w:b/>
        </w:rPr>
        <w:lastRenderedPageBreak/>
        <w:t>分为两部分</w:t>
      </w:r>
    </w:p>
    <w:p w14:paraId="264FD541" w14:textId="77777777" w:rsidR="005473B1" w:rsidRDefault="005322F8" w:rsidP="005322F8">
      <w:r>
        <w:rPr>
          <w:rFonts w:hint="eastAsia"/>
        </w:rPr>
        <w:t>内容：</w:t>
      </w:r>
    </w:p>
    <w:p w14:paraId="5FB4F6A7" w14:textId="77777777" w:rsidR="005473B1" w:rsidRDefault="005473B1" w:rsidP="005322F8">
      <w:r>
        <w:rPr>
          <w:rFonts w:hint="eastAsia"/>
        </w:rPr>
        <w:t>分为两部分</w:t>
      </w:r>
    </w:p>
    <w:p w14:paraId="3C674EEB" w14:textId="77777777" w:rsidR="00696D88" w:rsidRDefault="005473B1" w:rsidP="005322F8">
      <w:r>
        <w:rPr>
          <w:rFonts w:hint="eastAsia"/>
        </w:rPr>
        <w:t>部分1：</w:t>
      </w:r>
      <w:r w:rsidR="005322F8">
        <w:rPr>
          <w:rFonts w:hint="eastAsia"/>
        </w:rPr>
        <w:t>风管宽度</w:t>
      </w:r>
      <w:r w:rsidR="005322F8">
        <w:t xml:space="preserve"> +"x"+风管高度</w:t>
      </w:r>
    </w:p>
    <w:p w14:paraId="624B5693" w14:textId="77777777" w:rsidR="005322F8" w:rsidRDefault="005473B1" w:rsidP="00696D88">
      <w:r>
        <w:rPr>
          <w:rFonts w:hint="eastAsia"/>
        </w:rPr>
        <w:t>部分2：</w:t>
      </w:r>
      <w:r w:rsidR="00696D88">
        <w:t>"（h+X.XXm）"</w:t>
      </w:r>
    </w:p>
    <w:p w14:paraId="7F4530FF" w14:textId="4CAE9504" w:rsidR="00696D88" w:rsidRDefault="00696D88" w:rsidP="005322F8">
      <w:r>
        <w:rPr>
          <w:rFonts w:hint="eastAsia"/>
        </w:rPr>
        <w:t>两部分并排 看起来中间有一个中文空格即可</w:t>
      </w:r>
    </w:p>
    <w:p w14:paraId="609790B2" w14:textId="6125EC8D" w:rsidR="007D7C21" w:rsidRDefault="007D7C21" w:rsidP="005322F8"/>
    <w:p w14:paraId="06F0D171" w14:textId="0A217659" w:rsidR="007D7C21" w:rsidRPr="007D7C21" w:rsidRDefault="00CC3550" w:rsidP="005322F8">
      <w:pPr>
        <w:rPr>
          <w:b/>
        </w:rPr>
      </w:pPr>
      <w:r>
        <w:rPr>
          <w:rFonts w:hint="eastAsia"/>
          <w:b/>
        </w:rPr>
        <w:t>标高</w:t>
      </w:r>
      <w:r w:rsidR="007D7C21" w:rsidRPr="007D7C21">
        <w:rPr>
          <w:rFonts w:hint="eastAsia"/>
          <w:b/>
        </w:rPr>
        <w:t>的值</w:t>
      </w:r>
      <w:r>
        <w:rPr>
          <w:rFonts w:hint="eastAsia"/>
          <w:b/>
        </w:rPr>
        <w:t>（X</w:t>
      </w:r>
      <w:r>
        <w:rPr>
          <w:b/>
        </w:rPr>
        <w:t>.XX</w:t>
      </w:r>
      <w:r>
        <w:rPr>
          <w:rFonts w:hint="eastAsia"/>
          <w:b/>
        </w:rPr>
        <w:t>）</w:t>
      </w:r>
      <w:r w:rsidR="007D7C21" w:rsidRPr="007D7C21">
        <w:rPr>
          <w:rFonts w:hint="eastAsia"/>
          <w:b/>
        </w:rPr>
        <w:t>：</w:t>
      </w:r>
    </w:p>
    <w:p w14:paraId="69D74F65" w14:textId="0CCB2F1C" w:rsidR="007D7C21" w:rsidRDefault="001443F1" w:rsidP="005322F8">
      <w:r>
        <w:rPr>
          <w:rFonts w:hint="eastAsia"/>
        </w:rPr>
        <w:t>-</w:t>
      </w:r>
      <w:r>
        <w:t xml:space="preserve"> </w:t>
      </w:r>
      <w:r>
        <w:rPr>
          <w:rFonts w:hint="eastAsia"/>
        </w:rPr>
        <w:t>机房内管段</w:t>
      </w:r>
    </w:p>
    <w:p w14:paraId="69DB0FF3" w14:textId="0D69F9D6" w:rsidR="001443F1" w:rsidRPr="007D7C21" w:rsidRDefault="001443F1" w:rsidP="005322F8">
      <w:r>
        <w:rPr>
          <w:rFonts w:hint="eastAsia"/>
        </w:rPr>
        <w:t>不变 仍然X</w:t>
      </w:r>
      <w:r>
        <w:t>.XX</w:t>
      </w:r>
    </w:p>
    <w:p w14:paraId="1C75A08C" w14:textId="128959D9" w:rsidR="00696D88" w:rsidRDefault="001443F1" w:rsidP="001443F1">
      <w:pPr>
        <w:pStyle w:val="a0"/>
        <w:numPr>
          <w:ilvl w:val="0"/>
          <w:numId w:val="4"/>
        </w:numPr>
        <w:ind w:firstLineChars="0"/>
      </w:pPr>
      <w:r>
        <w:rPr>
          <w:rFonts w:hint="eastAsia"/>
        </w:rPr>
        <w:t>机房外管段和水平的旁通管段</w:t>
      </w:r>
    </w:p>
    <w:p w14:paraId="76E111CC" w14:textId="17D3A9F8" w:rsidR="001443F1" w:rsidRDefault="001443F1" w:rsidP="001443F1">
      <w:pPr>
        <w:ind w:firstLine="360"/>
      </w:pPr>
      <w:r>
        <w:t>UI</w:t>
      </w:r>
      <w:r>
        <w:rPr>
          <w:rFonts w:hint="eastAsia"/>
        </w:rPr>
        <w:t>中输入的是第一段风管底部的标高</w:t>
      </w:r>
      <w:r w:rsidR="00CE594B">
        <w:rPr>
          <w:rFonts w:hint="eastAsia"/>
        </w:rPr>
        <w:t>。其他风管的标高要和</w:t>
      </w:r>
      <w:r>
        <w:rPr>
          <w:rFonts w:hint="eastAsia"/>
        </w:rPr>
        <w:t>第一段风管</w:t>
      </w:r>
      <w:r w:rsidR="00CE594B">
        <w:rPr>
          <w:rFonts w:hint="eastAsia"/>
        </w:rPr>
        <w:t>对比后</w:t>
      </w:r>
      <w:r>
        <w:rPr>
          <w:rFonts w:hint="eastAsia"/>
        </w:rPr>
        <w:t>进行计算。</w:t>
      </w:r>
      <w:r w:rsidR="00CE594B">
        <w:rPr>
          <w:rFonts w:hint="eastAsia"/>
        </w:rPr>
        <w:t>风管认为是顶部对齐的。</w:t>
      </w:r>
    </w:p>
    <w:p w14:paraId="613C2D30" w14:textId="5085A965" w:rsidR="001443F1" w:rsidRDefault="001443F1" w:rsidP="001443F1">
      <w:r>
        <w:rPr>
          <w:rFonts w:hint="eastAsia"/>
        </w:rPr>
        <w:t>例：</w:t>
      </w:r>
    </w:p>
    <w:p w14:paraId="2B09540B" w14:textId="3989075E" w:rsidR="005135AC" w:rsidRDefault="005135AC" w:rsidP="001443F1">
      <w:r>
        <w:rPr>
          <w:rFonts w:hint="eastAsia"/>
        </w:rPr>
        <w:t>标高为3</w:t>
      </w:r>
      <w:r>
        <w:t>.00</w:t>
      </w:r>
      <w:r>
        <w:rPr>
          <w:rFonts w:hint="eastAsia"/>
        </w:rPr>
        <w:t>米，第一段风管的规格是1</w:t>
      </w:r>
      <w:r>
        <w:t>250x630</w:t>
      </w:r>
      <w:r>
        <w:rPr>
          <w:rFonts w:hint="eastAsia"/>
        </w:rPr>
        <w:t>，则风管的顶部高度等于3</w:t>
      </w:r>
      <w:r>
        <w:t>000+630</w:t>
      </w:r>
      <w:r>
        <w:rPr>
          <w:rFonts w:hint="eastAsia"/>
        </w:rPr>
        <w:t>=</w:t>
      </w:r>
      <w:r>
        <w:t>3630</w:t>
      </w:r>
      <w:r>
        <w:rPr>
          <w:rFonts w:hint="eastAsia"/>
        </w:rPr>
        <w:t>。则规格为8</w:t>
      </w:r>
      <w:r>
        <w:t>00x500</w:t>
      </w:r>
      <w:r>
        <w:rPr>
          <w:rFonts w:hint="eastAsia"/>
        </w:rPr>
        <w:t>的风管的底部标高为3</w:t>
      </w:r>
      <w:r>
        <w:t>630</w:t>
      </w:r>
      <w:r>
        <w:rPr>
          <w:rFonts w:hint="eastAsia"/>
        </w:rPr>
        <w:t>-</w:t>
      </w:r>
      <w:r>
        <w:t>500</w:t>
      </w:r>
      <w:r>
        <w:rPr>
          <w:rFonts w:hint="eastAsia"/>
        </w:rPr>
        <w:t>=</w:t>
      </w:r>
      <w:r>
        <w:t>3130</w:t>
      </w:r>
    </w:p>
    <w:p w14:paraId="58EC6568" w14:textId="6819998C" w:rsidR="005135AC" w:rsidRDefault="005135AC" w:rsidP="001443F1">
      <w:r>
        <w:rPr>
          <w:noProof/>
        </w:rPr>
        <w:drawing>
          <wp:inline distT="0" distB="0" distL="0" distR="0" wp14:anchorId="392473AA" wp14:editId="370582E9">
            <wp:extent cx="5274310" cy="32410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41040"/>
                    </a:xfrm>
                    <a:prstGeom prst="rect">
                      <a:avLst/>
                    </a:prstGeom>
                  </pic:spPr>
                </pic:pic>
              </a:graphicData>
            </a:graphic>
          </wp:inline>
        </w:drawing>
      </w:r>
    </w:p>
    <w:p w14:paraId="2C583FBE" w14:textId="526B7CE1" w:rsidR="001443F1" w:rsidRDefault="001443F1" w:rsidP="001443F1">
      <w:pPr>
        <w:pStyle w:val="a0"/>
        <w:numPr>
          <w:ilvl w:val="0"/>
          <w:numId w:val="4"/>
        </w:numPr>
        <w:ind w:firstLineChars="0"/>
      </w:pPr>
      <w:r>
        <w:rPr>
          <w:rFonts w:hint="eastAsia"/>
        </w:rPr>
        <w:t>竖直的旁通管段</w:t>
      </w:r>
    </w:p>
    <w:p w14:paraId="00A29809" w14:textId="5D935AEC" w:rsidR="001443F1" w:rsidRDefault="001443F1" w:rsidP="001443F1">
      <w:r>
        <w:rPr>
          <w:rFonts w:hint="eastAsia"/>
        </w:rPr>
        <w:t>不变 仍然X</w:t>
      </w:r>
      <w:r>
        <w:t>.XX</w:t>
      </w:r>
    </w:p>
    <w:p w14:paraId="0D2B1852" w14:textId="77777777" w:rsidR="001443F1" w:rsidRDefault="001443F1" w:rsidP="005322F8"/>
    <w:p w14:paraId="679CE2B7" w14:textId="77777777" w:rsidR="005322F8" w:rsidRDefault="005322F8" w:rsidP="005322F8">
      <w:r>
        <w:rPr>
          <w:rFonts w:hint="eastAsia"/>
        </w:rPr>
        <w:t>样式：</w:t>
      </w:r>
      <w:r>
        <w:t>TH-STYLE3 可直接从“图层模板”中搂到</w:t>
      </w:r>
    </w:p>
    <w:p w14:paraId="08B267BE" w14:textId="77777777" w:rsidR="005322F8" w:rsidRDefault="005322F8" w:rsidP="005322F8">
      <w:r>
        <w:rPr>
          <w:rFonts w:hint="eastAsia"/>
        </w:rPr>
        <w:t>注释性：否</w:t>
      </w:r>
    </w:p>
    <w:p w14:paraId="3F428EA8" w14:textId="77777777" w:rsidR="005322F8" w:rsidRDefault="005322F8" w:rsidP="005322F8">
      <w:r>
        <w:rPr>
          <w:rFonts w:hint="eastAsia"/>
        </w:rPr>
        <w:t>对正：左对齐</w:t>
      </w:r>
    </w:p>
    <w:p w14:paraId="7767AA6E" w14:textId="77777777" w:rsidR="00E2167F" w:rsidRDefault="005322F8" w:rsidP="005322F8">
      <w:r>
        <w:rPr>
          <w:rFonts w:hint="eastAsia"/>
        </w:rPr>
        <w:t>高度：</w:t>
      </w:r>
    </w:p>
    <w:p w14:paraId="5F023146" w14:textId="77777777" w:rsidR="00F53867" w:rsidRDefault="00F53867" w:rsidP="005322F8">
      <w:r>
        <w:rPr>
          <w:rFonts w:hint="eastAsia"/>
        </w:rPr>
        <w:t>根据U</w:t>
      </w:r>
      <w:r>
        <w:t>I</w:t>
      </w:r>
      <w:r>
        <w:rPr>
          <w:rFonts w:hint="eastAsia"/>
        </w:rPr>
        <w:t>的出图比例变化</w:t>
      </w:r>
    </w:p>
    <w:p w14:paraId="7229393F" w14:textId="77777777" w:rsidR="00F53867" w:rsidRDefault="00F53867" w:rsidP="005322F8">
      <w:r>
        <w:rPr>
          <w:rFonts w:hint="eastAsia"/>
        </w:rPr>
        <w:lastRenderedPageBreak/>
        <w:t>1:1</w:t>
      </w:r>
      <w:r>
        <w:t>50 450</w:t>
      </w:r>
    </w:p>
    <w:p w14:paraId="32861887" w14:textId="77777777" w:rsidR="00F53867" w:rsidRDefault="00F53867" w:rsidP="005322F8">
      <w:r>
        <w:t>1</w:t>
      </w:r>
      <w:r>
        <w:rPr>
          <w:rFonts w:hint="eastAsia"/>
        </w:rPr>
        <w:t>:</w:t>
      </w:r>
      <w:r>
        <w:t>100 300</w:t>
      </w:r>
    </w:p>
    <w:p w14:paraId="5D67C995" w14:textId="77777777" w:rsidR="00F53867" w:rsidRDefault="00F53867" w:rsidP="005322F8">
      <w:r>
        <w:t>1</w:t>
      </w:r>
      <w:r>
        <w:rPr>
          <w:rFonts w:hint="eastAsia"/>
        </w:rPr>
        <w:t>：5</w:t>
      </w:r>
      <w:r>
        <w:t>0 150</w:t>
      </w:r>
    </w:p>
    <w:p w14:paraId="71AD5176" w14:textId="77777777" w:rsidR="005322F8" w:rsidRDefault="005322F8" w:rsidP="005322F8">
      <w:r>
        <w:rPr>
          <w:rFonts w:hint="eastAsia"/>
        </w:rPr>
        <w:t>宽度因子：</w:t>
      </w:r>
      <w:r>
        <w:t>0.7</w:t>
      </w:r>
    </w:p>
    <w:p w14:paraId="211B1122" w14:textId="77777777" w:rsidR="00623BE9" w:rsidRDefault="005322F8" w:rsidP="005322F8">
      <w:r>
        <w:rPr>
          <w:rFonts w:hint="eastAsia"/>
        </w:rPr>
        <w:t>倾斜：</w:t>
      </w:r>
      <w:r>
        <w:t>0</w:t>
      </w:r>
    </w:p>
    <w:p w14:paraId="266D032B" w14:textId="77777777" w:rsidR="00E2167F" w:rsidRPr="005322F8" w:rsidRDefault="00E2167F" w:rsidP="005322F8"/>
    <w:p w14:paraId="3F1F5CD7" w14:textId="77777777" w:rsidR="00623BE9" w:rsidRDefault="00623BE9" w:rsidP="00250C84">
      <w:pPr>
        <w:pStyle w:val="3"/>
      </w:pPr>
      <w:r>
        <w:rPr>
          <w:rFonts w:hint="eastAsia"/>
        </w:rPr>
        <w:t>标注位置</w:t>
      </w:r>
    </w:p>
    <w:p w14:paraId="3139843D" w14:textId="77777777" w:rsidR="0073437E" w:rsidRDefault="0073437E" w:rsidP="0073437E">
      <w:r>
        <w:rPr>
          <w:rFonts w:hint="eastAsia"/>
        </w:rPr>
        <w:t>大原则：</w:t>
      </w:r>
    </w:p>
    <w:p w14:paraId="0692F3BA" w14:textId="77777777" w:rsidR="0073437E" w:rsidRDefault="0073437E" w:rsidP="0073437E">
      <w:pPr>
        <w:pStyle w:val="a0"/>
        <w:numPr>
          <w:ilvl w:val="0"/>
          <w:numId w:val="4"/>
        </w:numPr>
        <w:ind w:firstLineChars="0"/>
      </w:pPr>
      <w:r>
        <w:rPr>
          <w:rFonts w:hint="eastAsia"/>
        </w:rPr>
        <w:t>只要规格发生变化</w:t>
      </w:r>
      <w:r w:rsidR="00C662A9">
        <w:rPr>
          <w:rFonts w:hint="eastAsia"/>
        </w:rPr>
        <w:t>就必然标注</w:t>
      </w:r>
    </w:p>
    <w:p w14:paraId="4E9CD8B2" w14:textId="77777777" w:rsidR="00EC2F0B" w:rsidRDefault="00EC2F0B" w:rsidP="0073437E">
      <w:pPr>
        <w:pStyle w:val="a0"/>
        <w:numPr>
          <w:ilvl w:val="0"/>
          <w:numId w:val="4"/>
        </w:numPr>
        <w:ind w:firstLineChars="0"/>
      </w:pPr>
      <w:r>
        <w:rPr>
          <w:rFonts w:hint="eastAsia"/>
        </w:rPr>
        <w:t>标注文字的中心点和管段的中心点x位置相同（本地坐标）</w:t>
      </w:r>
    </w:p>
    <w:p w14:paraId="7232125B" w14:textId="77777777" w:rsidR="002414A1" w:rsidRDefault="00C662A9" w:rsidP="002414A1">
      <w:pPr>
        <w:pStyle w:val="a0"/>
        <w:numPr>
          <w:ilvl w:val="0"/>
          <w:numId w:val="4"/>
        </w:numPr>
        <w:ind w:firstLineChars="0"/>
      </w:pPr>
      <w:r>
        <w:rPr>
          <w:rFonts w:hint="eastAsia"/>
        </w:rPr>
        <w:t>连续的规格如果穿越了弯头，则判断一下直管部分是否放得下标注的文字，放不下的话这一段直管可以不标注。但是这段连续的规格至少需标注一次，只标注一次的话位于最长直管段的中心。</w:t>
      </w:r>
    </w:p>
    <w:p w14:paraId="05F72A45" w14:textId="77777777" w:rsidR="00A6388B" w:rsidRDefault="00A6388B" w:rsidP="00A6388B">
      <w:r>
        <w:rPr>
          <w:noProof/>
        </w:rPr>
        <w:drawing>
          <wp:inline distT="0" distB="0" distL="0" distR="0" wp14:anchorId="70DA13E2" wp14:editId="7939C54D">
            <wp:extent cx="5274310" cy="21678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67890"/>
                    </a:xfrm>
                    <a:prstGeom prst="rect">
                      <a:avLst/>
                    </a:prstGeom>
                  </pic:spPr>
                </pic:pic>
              </a:graphicData>
            </a:graphic>
          </wp:inline>
        </w:drawing>
      </w:r>
    </w:p>
    <w:p w14:paraId="761D3A42" w14:textId="77777777" w:rsidR="002414A1" w:rsidRPr="0073437E" w:rsidRDefault="002414A1" w:rsidP="002414A1">
      <w:pPr>
        <w:pStyle w:val="a0"/>
        <w:numPr>
          <w:ilvl w:val="0"/>
          <w:numId w:val="4"/>
        </w:numPr>
        <w:ind w:firstLineChars="0"/>
      </w:pPr>
      <w:r>
        <w:rPr>
          <w:rFonts w:hint="eastAsia"/>
        </w:rPr>
        <w:t>文字方向原则</w:t>
      </w:r>
      <w:r w:rsidR="00BA6D52">
        <w:rPr>
          <w:rFonts w:hint="eastAsia"/>
        </w:rPr>
        <w:t>（上、左优先）</w:t>
      </w:r>
    </w:p>
    <w:p w14:paraId="5A50E1B9" w14:textId="77777777" w:rsidR="00623BE9" w:rsidRDefault="000E546A" w:rsidP="000E546A">
      <w:pPr>
        <w:pStyle w:val="a0"/>
        <w:numPr>
          <w:ilvl w:val="0"/>
          <w:numId w:val="20"/>
        </w:numPr>
        <w:ind w:firstLineChars="0"/>
      </w:pPr>
      <w:r>
        <w:t>Case1:</w:t>
      </w:r>
      <w:r>
        <w:rPr>
          <w:rFonts w:hint="eastAsia"/>
        </w:rPr>
        <w:t>无风口</w:t>
      </w:r>
      <w:r w:rsidR="003C2068">
        <w:rPr>
          <w:rFonts w:hint="eastAsia"/>
        </w:rPr>
        <w:t>的风管</w:t>
      </w:r>
    </w:p>
    <w:p w14:paraId="6BF057D6" w14:textId="77777777" w:rsidR="00EC2F0B" w:rsidRDefault="00EC2F0B" w:rsidP="005473B1">
      <w:pPr>
        <w:ind w:firstLine="420"/>
      </w:pPr>
      <w:r>
        <w:rPr>
          <w:rFonts w:hint="eastAsia"/>
        </w:rPr>
        <w:t>y方向上中心点也对齐，标注在风管上。</w:t>
      </w:r>
    </w:p>
    <w:p w14:paraId="7E66A094" w14:textId="77777777" w:rsidR="006D20D1" w:rsidRDefault="00C64572" w:rsidP="006D20D1">
      <w:r>
        <w:rPr>
          <w:noProof/>
        </w:rPr>
        <w:drawing>
          <wp:inline distT="0" distB="0" distL="0" distR="0" wp14:anchorId="38531315" wp14:editId="660FED0F">
            <wp:extent cx="5274310" cy="18484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48485"/>
                    </a:xfrm>
                    <a:prstGeom prst="rect">
                      <a:avLst/>
                    </a:prstGeom>
                  </pic:spPr>
                </pic:pic>
              </a:graphicData>
            </a:graphic>
          </wp:inline>
        </w:drawing>
      </w:r>
    </w:p>
    <w:p w14:paraId="422B4713" w14:textId="77777777" w:rsidR="003C2068" w:rsidRDefault="003C2068" w:rsidP="000E546A">
      <w:pPr>
        <w:pStyle w:val="a0"/>
        <w:numPr>
          <w:ilvl w:val="0"/>
          <w:numId w:val="20"/>
        </w:numPr>
        <w:ind w:firstLineChars="0"/>
      </w:pPr>
      <w:r>
        <w:rPr>
          <w:rFonts w:hint="eastAsia"/>
        </w:rPr>
        <w:t>C</w:t>
      </w:r>
      <w:r>
        <w:t>ase2:</w:t>
      </w:r>
      <w:r>
        <w:rPr>
          <w:rFonts w:hint="eastAsia"/>
        </w:rPr>
        <w:t>有下回单层百叶的风管</w:t>
      </w:r>
    </w:p>
    <w:p w14:paraId="115280BE" w14:textId="77777777" w:rsidR="006D20D1" w:rsidRDefault="00E55F23" w:rsidP="005473B1">
      <w:pPr>
        <w:ind w:firstLine="420"/>
      </w:pPr>
      <w:r>
        <w:rPr>
          <w:rFonts w:hint="eastAsia"/>
        </w:rPr>
        <w:t>风管的中心线上存在风口，自然不可能把风管的规格标注</w:t>
      </w:r>
      <w:r w:rsidR="00B4527B">
        <w:rPr>
          <w:rFonts w:hint="eastAsia"/>
        </w:rPr>
        <w:t>放在中心线上。</w:t>
      </w:r>
    </w:p>
    <w:p w14:paraId="2521AE86" w14:textId="77777777" w:rsidR="00B4527B" w:rsidRDefault="00B4527B" w:rsidP="006D20D1">
      <w:r>
        <w:rPr>
          <w:rFonts w:hint="eastAsia"/>
        </w:rPr>
        <w:t>遵从上、左优先原则放置。风管</w:t>
      </w:r>
      <w:r w:rsidR="00C44A56">
        <w:rPr>
          <w:rFonts w:hint="eastAsia"/>
        </w:rPr>
        <w:t>的另一侧一般</w:t>
      </w:r>
      <w:r>
        <w:rPr>
          <w:rFonts w:hint="eastAsia"/>
        </w:rPr>
        <w:t>留给风口定位标注。</w:t>
      </w:r>
    </w:p>
    <w:p w14:paraId="183118AF" w14:textId="77777777" w:rsidR="00BA6D52" w:rsidRPr="006D20D1" w:rsidRDefault="00BA6D52" w:rsidP="006D20D1">
      <w:r>
        <w:rPr>
          <w:noProof/>
        </w:rPr>
        <w:lastRenderedPageBreak/>
        <w:drawing>
          <wp:inline distT="0" distB="0" distL="0" distR="0" wp14:anchorId="0C064FE3" wp14:editId="69337F78">
            <wp:extent cx="5274310" cy="25419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41905"/>
                    </a:xfrm>
                    <a:prstGeom prst="rect">
                      <a:avLst/>
                    </a:prstGeom>
                  </pic:spPr>
                </pic:pic>
              </a:graphicData>
            </a:graphic>
          </wp:inline>
        </w:drawing>
      </w:r>
    </w:p>
    <w:p w14:paraId="2E8CA86C" w14:textId="77777777" w:rsidR="003C2068" w:rsidRDefault="003C2068" w:rsidP="000E546A">
      <w:pPr>
        <w:pStyle w:val="a0"/>
        <w:numPr>
          <w:ilvl w:val="0"/>
          <w:numId w:val="20"/>
        </w:numPr>
        <w:ind w:firstLineChars="0"/>
      </w:pPr>
      <w:r>
        <w:rPr>
          <w:rFonts w:hint="eastAsia"/>
        </w:rPr>
        <w:t>C</w:t>
      </w:r>
      <w:r>
        <w:t>ase3:</w:t>
      </w:r>
      <w:r>
        <w:rPr>
          <w:rFonts w:hint="eastAsia"/>
        </w:rPr>
        <w:t>有侧回单层百叶的风管</w:t>
      </w:r>
    </w:p>
    <w:p w14:paraId="65260F93" w14:textId="77777777" w:rsidR="006D20D1" w:rsidRDefault="00BA6D52" w:rsidP="005473B1">
      <w:pPr>
        <w:ind w:firstLine="420"/>
      </w:pPr>
      <w:r>
        <w:rPr>
          <w:rFonts w:hint="eastAsia"/>
        </w:rPr>
        <w:t>同c</w:t>
      </w:r>
      <w:r>
        <w:t>ase1</w:t>
      </w:r>
    </w:p>
    <w:p w14:paraId="00305A2A" w14:textId="77777777" w:rsidR="00CB6386" w:rsidRDefault="00CB6386" w:rsidP="006D20D1">
      <w:r>
        <w:rPr>
          <w:noProof/>
        </w:rPr>
        <w:drawing>
          <wp:inline distT="0" distB="0" distL="0" distR="0" wp14:anchorId="77AE0DC9" wp14:editId="6B53C723">
            <wp:extent cx="5274310" cy="12033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203325"/>
                    </a:xfrm>
                    <a:prstGeom prst="rect">
                      <a:avLst/>
                    </a:prstGeom>
                  </pic:spPr>
                </pic:pic>
              </a:graphicData>
            </a:graphic>
          </wp:inline>
        </w:drawing>
      </w:r>
    </w:p>
    <w:p w14:paraId="59FFB5FA" w14:textId="77777777" w:rsidR="001970C4" w:rsidRDefault="00C44A56" w:rsidP="00250C84">
      <w:pPr>
        <w:pStyle w:val="2"/>
      </w:pPr>
      <w:r>
        <w:rPr>
          <w:rFonts w:hint="eastAsia"/>
        </w:rPr>
        <w:t>风口</w:t>
      </w:r>
      <w:r w:rsidR="00481DEC">
        <w:rPr>
          <w:rFonts w:hint="eastAsia"/>
        </w:rPr>
        <w:t>&amp;风管</w:t>
      </w:r>
      <w:r w:rsidR="001970C4">
        <w:rPr>
          <w:rFonts w:hint="eastAsia"/>
        </w:rPr>
        <w:t>定位标注</w:t>
      </w:r>
    </w:p>
    <w:p w14:paraId="41F524EB" w14:textId="77777777" w:rsidR="001F0817" w:rsidRPr="001F0817" w:rsidRDefault="001F0817" w:rsidP="001F0817">
      <w:r>
        <w:rPr>
          <w:noProof/>
        </w:rPr>
        <w:lastRenderedPageBreak/>
        <w:drawing>
          <wp:inline distT="0" distB="0" distL="0" distR="0" wp14:anchorId="080B71F2" wp14:editId="3A1EF781">
            <wp:extent cx="5066667" cy="6619048"/>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6667" cy="6619048"/>
                    </a:xfrm>
                    <a:prstGeom prst="rect">
                      <a:avLst/>
                    </a:prstGeom>
                  </pic:spPr>
                </pic:pic>
              </a:graphicData>
            </a:graphic>
          </wp:inline>
        </w:drawing>
      </w:r>
    </w:p>
    <w:p w14:paraId="74961F37" w14:textId="77777777" w:rsidR="00B45DC4" w:rsidRDefault="00B45DC4" w:rsidP="00B45DC4">
      <w:pPr>
        <w:pStyle w:val="3"/>
      </w:pPr>
      <w:r>
        <w:rPr>
          <w:rFonts w:hint="eastAsia"/>
        </w:rPr>
        <w:t>通用规则</w:t>
      </w:r>
    </w:p>
    <w:p w14:paraId="3E3864A3" w14:textId="77777777" w:rsidR="00B45DC4" w:rsidRDefault="006B028F" w:rsidP="006B028F">
      <w:pPr>
        <w:pStyle w:val="a0"/>
        <w:numPr>
          <w:ilvl w:val="0"/>
          <w:numId w:val="23"/>
        </w:numPr>
        <w:ind w:firstLineChars="0"/>
      </w:pPr>
      <w:r>
        <w:rPr>
          <w:rFonts w:hint="eastAsia"/>
        </w:rPr>
        <w:t>躲避风管规格标注</w:t>
      </w:r>
    </w:p>
    <w:p w14:paraId="14798B2C" w14:textId="77777777" w:rsidR="0077366D" w:rsidRDefault="007D3B85" w:rsidP="007D3B85">
      <w:pPr>
        <w:ind w:firstLine="420"/>
      </w:pPr>
      <w:r>
        <w:rPr>
          <w:rFonts w:hint="eastAsia"/>
        </w:rPr>
        <w:t>仅当风口为“下回单层百叶”时，风管规格的标注在</w:t>
      </w:r>
      <w:r w:rsidR="00C74DB6">
        <w:rPr>
          <w:rFonts w:hint="eastAsia"/>
        </w:rPr>
        <w:t>风管的</w:t>
      </w:r>
      <w:r>
        <w:rPr>
          <w:rFonts w:hint="eastAsia"/>
        </w:rPr>
        <w:t>左上，那么定位标注只能在风管的另一侧了，避免碰撞。</w:t>
      </w:r>
    </w:p>
    <w:p w14:paraId="15DCD52E" w14:textId="77777777" w:rsidR="007D3B85" w:rsidRDefault="007D3B85" w:rsidP="006B028F">
      <w:pPr>
        <w:pStyle w:val="a0"/>
        <w:numPr>
          <w:ilvl w:val="0"/>
          <w:numId w:val="23"/>
        </w:numPr>
        <w:ind w:firstLineChars="0"/>
      </w:pPr>
      <w:r>
        <w:rPr>
          <w:rFonts w:hint="eastAsia"/>
        </w:rPr>
        <w:t>躲避过近的风管（比较难）</w:t>
      </w:r>
    </w:p>
    <w:p w14:paraId="53EAF00B" w14:textId="77777777" w:rsidR="007D3B85" w:rsidRDefault="007D3B85" w:rsidP="007D3B85">
      <w:pPr>
        <w:pStyle w:val="a0"/>
        <w:ind w:left="420" w:firstLineChars="0" w:firstLine="0"/>
      </w:pPr>
      <w:r>
        <w:rPr>
          <w:rFonts w:hint="eastAsia"/>
        </w:rPr>
        <w:t>两根风管的距离较近，导致风管规格和风口定位标注都不得不向两边后撤。</w:t>
      </w:r>
    </w:p>
    <w:p w14:paraId="7707C7E2" w14:textId="77777777" w:rsidR="00C74DB6" w:rsidRDefault="00C74DB6" w:rsidP="00C74DB6">
      <w:r>
        <w:rPr>
          <w:noProof/>
        </w:rPr>
        <w:lastRenderedPageBreak/>
        <w:drawing>
          <wp:inline distT="0" distB="0" distL="0" distR="0" wp14:anchorId="5109D83E" wp14:editId="01B9AE33">
            <wp:extent cx="5274310" cy="29565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56560"/>
                    </a:xfrm>
                    <a:prstGeom prst="rect">
                      <a:avLst/>
                    </a:prstGeom>
                  </pic:spPr>
                </pic:pic>
              </a:graphicData>
            </a:graphic>
          </wp:inline>
        </w:drawing>
      </w:r>
    </w:p>
    <w:p w14:paraId="008C2CE8" w14:textId="77777777" w:rsidR="007D3B85" w:rsidRDefault="007D3B85" w:rsidP="006B028F">
      <w:pPr>
        <w:pStyle w:val="a0"/>
        <w:numPr>
          <w:ilvl w:val="0"/>
          <w:numId w:val="23"/>
        </w:numPr>
        <w:ind w:firstLineChars="0"/>
      </w:pPr>
      <w:r>
        <w:rPr>
          <w:rFonts w:hint="eastAsia"/>
        </w:rPr>
        <w:t>躲避墙、柱</w:t>
      </w:r>
    </w:p>
    <w:p w14:paraId="1CA360E1" w14:textId="77777777" w:rsidR="007D3B85" w:rsidRDefault="008A5584" w:rsidP="008A5584">
      <w:pPr>
        <w:ind w:firstLine="420"/>
      </w:pPr>
      <w:r>
        <w:rPr>
          <w:rFonts w:hint="eastAsia"/>
        </w:rPr>
        <w:t>若沿着风管方向较近距离（放不下标注）有和风管平行的墙或者一排柱，则考虑标注后撤或者换到风管的另一侧。</w:t>
      </w:r>
    </w:p>
    <w:p w14:paraId="42C84BBD" w14:textId="77777777" w:rsidR="00D7183D" w:rsidRDefault="00D7183D" w:rsidP="00D7183D">
      <w:r>
        <w:rPr>
          <w:noProof/>
        </w:rPr>
        <w:drawing>
          <wp:inline distT="0" distB="0" distL="0" distR="0" wp14:anchorId="4B5C8EAD" wp14:editId="38DA6CE0">
            <wp:extent cx="5274310" cy="16262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26235"/>
                    </a:xfrm>
                    <a:prstGeom prst="rect">
                      <a:avLst/>
                    </a:prstGeom>
                  </pic:spPr>
                </pic:pic>
              </a:graphicData>
            </a:graphic>
          </wp:inline>
        </w:drawing>
      </w:r>
    </w:p>
    <w:p w14:paraId="190E7940" w14:textId="77777777" w:rsidR="008A5584" w:rsidRPr="008A5584" w:rsidRDefault="003A7B83" w:rsidP="008A5584">
      <w:r>
        <w:rPr>
          <w:noProof/>
        </w:rPr>
        <w:drawing>
          <wp:inline distT="0" distB="0" distL="0" distR="0" wp14:anchorId="2E8F98AE" wp14:editId="55E113BE">
            <wp:extent cx="5274310" cy="223837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38375"/>
                    </a:xfrm>
                    <a:prstGeom prst="rect">
                      <a:avLst/>
                    </a:prstGeom>
                  </pic:spPr>
                </pic:pic>
              </a:graphicData>
            </a:graphic>
          </wp:inline>
        </w:drawing>
      </w:r>
    </w:p>
    <w:p w14:paraId="5B4E577A" w14:textId="77777777" w:rsidR="006B028F" w:rsidRDefault="006B028F" w:rsidP="006B028F">
      <w:pPr>
        <w:pStyle w:val="a0"/>
        <w:numPr>
          <w:ilvl w:val="0"/>
          <w:numId w:val="23"/>
        </w:numPr>
        <w:ind w:firstLineChars="0"/>
      </w:pPr>
      <w:r>
        <w:rPr>
          <w:rFonts w:hint="eastAsia"/>
        </w:rPr>
        <w:t>标注</w:t>
      </w:r>
      <w:r w:rsidR="0077366D">
        <w:rPr>
          <w:rFonts w:hint="eastAsia"/>
        </w:rPr>
        <w:t>文字的</w:t>
      </w:r>
      <w:r>
        <w:rPr>
          <w:rFonts w:hint="eastAsia"/>
        </w:rPr>
        <w:t>方向</w:t>
      </w:r>
    </w:p>
    <w:p w14:paraId="677ECB3E" w14:textId="77777777" w:rsidR="0077366D" w:rsidRDefault="00A55471" w:rsidP="002345EB">
      <w:pPr>
        <w:jc w:val="center"/>
      </w:pPr>
      <w:r>
        <w:rPr>
          <w:noProof/>
        </w:rPr>
        <w:lastRenderedPageBreak/>
        <w:drawing>
          <wp:inline distT="0" distB="0" distL="0" distR="0" wp14:anchorId="36BF3345" wp14:editId="601EB056">
            <wp:extent cx="2412888" cy="2429302"/>
            <wp:effectExtent l="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2961" cy="2469647"/>
                    </a:xfrm>
                    <a:prstGeom prst="rect">
                      <a:avLst/>
                    </a:prstGeom>
                  </pic:spPr>
                </pic:pic>
              </a:graphicData>
            </a:graphic>
          </wp:inline>
        </w:drawing>
      </w:r>
    </w:p>
    <w:p w14:paraId="06480742" w14:textId="77777777" w:rsidR="006B028F" w:rsidRDefault="0077366D" w:rsidP="006B028F">
      <w:pPr>
        <w:pStyle w:val="a0"/>
        <w:numPr>
          <w:ilvl w:val="0"/>
          <w:numId w:val="23"/>
        </w:numPr>
        <w:ind w:firstLineChars="0"/>
      </w:pPr>
      <w:r>
        <w:rPr>
          <w:rFonts w:hint="eastAsia"/>
        </w:rPr>
        <w:t>标</w:t>
      </w:r>
      <w:r w:rsidR="00D7183D">
        <w:rPr>
          <w:rFonts w:hint="eastAsia"/>
        </w:rPr>
        <w:t>注的样式</w:t>
      </w:r>
    </w:p>
    <w:p w14:paraId="144B1A83" w14:textId="77777777" w:rsidR="00D7183D" w:rsidRDefault="00D7183D" w:rsidP="0077366D">
      <w:r>
        <w:rPr>
          <w:rFonts w:hint="eastAsia"/>
        </w:rPr>
        <w:t>根据U</w:t>
      </w:r>
      <w:r>
        <w:t>I</w:t>
      </w:r>
      <w:r>
        <w:rPr>
          <w:rFonts w:hint="eastAsia"/>
        </w:rPr>
        <w:t>中的图纸比例确定</w:t>
      </w:r>
    </w:p>
    <w:p w14:paraId="2044DB86" w14:textId="77777777" w:rsidR="00D7183D" w:rsidRDefault="00132C20" w:rsidP="0077366D">
      <w:r>
        <w:rPr>
          <w:rFonts w:hint="eastAsia"/>
        </w:rPr>
        <w:t>1:1</w:t>
      </w:r>
      <w:r>
        <w:t>50 TH-DIM150</w:t>
      </w:r>
    </w:p>
    <w:p w14:paraId="0CA6658C" w14:textId="77777777" w:rsidR="00132C20" w:rsidRDefault="00132C20" w:rsidP="0077366D">
      <w:r>
        <w:t>1:100 TH-DIM100</w:t>
      </w:r>
    </w:p>
    <w:p w14:paraId="6692525F" w14:textId="77777777" w:rsidR="00132C20" w:rsidRDefault="00132C20" w:rsidP="0077366D">
      <w:r>
        <w:t>1:50  TH-DIM50</w:t>
      </w:r>
    </w:p>
    <w:p w14:paraId="166EEE4A" w14:textId="77777777" w:rsidR="0077366D" w:rsidRDefault="00132C20" w:rsidP="0077366D">
      <w:r>
        <w:rPr>
          <w:rFonts w:hint="eastAsia"/>
        </w:rPr>
        <w:t>从</w:t>
      </w:r>
      <w:r w:rsidRPr="00132C20">
        <w:rPr>
          <w:rFonts w:hint="eastAsia"/>
        </w:rPr>
        <w:t>暖通图层图块</w:t>
      </w:r>
      <w:r w:rsidRPr="00132C20">
        <w:t>_20210224.dwg</w:t>
      </w:r>
      <w:r>
        <w:rPr>
          <w:rFonts w:hint="eastAsia"/>
        </w:rPr>
        <w:t>拿</w:t>
      </w:r>
    </w:p>
    <w:p w14:paraId="38B85650" w14:textId="77777777" w:rsidR="00B757E7" w:rsidRDefault="00B757E7" w:rsidP="00B757E7">
      <w:pPr>
        <w:pStyle w:val="3"/>
      </w:pPr>
      <w:r>
        <w:rPr>
          <w:rFonts w:hint="eastAsia"/>
        </w:rPr>
        <w:t>沿着风管方向</w:t>
      </w:r>
    </w:p>
    <w:p w14:paraId="12D41534" w14:textId="77777777" w:rsidR="00B757E7" w:rsidRDefault="00B757E7" w:rsidP="00B757E7">
      <w:pPr>
        <w:pStyle w:val="a0"/>
        <w:numPr>
          <w:ilvl w:val="0"/>
          <w:numId w:val="22"/>
        </w:numPr>
        <w:ind w:firstLineChars="0"/>
      </w:pPr>
      <w:r>
        <w:rPr>
          <w:rFonts w:hint="eastAsia"/>
        </w:rPr>
        <w:t>连续定位</w:t>
      </w:r>
    </w:p>
    <w:p w14:paraId="6D3E3312" w14:textId="77777777" w:rsidR="00B757E7" w:rsidRDefault="00B757E7" w:rsidP="00B757E7">
      <w:pPr>
        <w:pStyle w:val="a0"/>
        <w:ind w:left="420" w:firstLineChars="0" w:firstLine="0"/>
      </w:pPr>
      <w:r>
        <w:rPr>
          <w:rFonts w:hint="eastAsia"/>
        </w:rPr>
        <w:t>一根上连续定位，以风口的中心（轴线）为起点/终点；</w:t>
      </w:r>
    </w:p>
    <w:p w14:paraId="063A28D0" w14:textId="77777777" w:rsidR="00B757E7" w:rsidRDefault="00481DEC" w:rsidP="00B757E7">
      <w:pPr>
        <w:pStyle w:val="a0"/>
        <w:numPr>
          <w:ilvl w:val="0"/>
          <w:numId w:val="22"/>
        </w:numPr>
        <w:ind w:firstLineChars="0"/>
      </w:pPr>
      <w:r>
        <w:rPr>
          <w:rFonts w:hint="eastAsia"/>
        </w:rPr>
        <w:t>以轴线为基准</w:t>
      </w:r>
    </w:p>
    <w:p w14:paraId="003C5D01" w14:textId="77777777" w:rsidR="00B757E7" w:rsidRDefault="00B757E7" w:rsidP="00481DEC">
      <w:pPr>
        <w:ind w:firstLine="360"/>
      </w:pPr>
      <w:r>
        <w:rPr>
          <w:rFonts w:hint="eastAsia"/>
        </w:rPr>
        <w:t>找到所有风口中风口中心点距离轴线（与风管垂直）最近且间距大于5</w:t>
      </w:r>
      <w:r>
        <w:t>00</w:t>
      </w:r>
      <w:r>
        <w:rPr>
          <w:rFonts w:hint="eastAsia"/>
        </w:rPr>
        <w:t>的风口，和轴线做定位标注；</w:t>
      </w:r>
    </w:p>
    <w:p w14:paraId="26C88DA3" w14:textId="77777777" w:rsidR="00B757E7" w:rsidRDefault="00481DEC" w:rsidP="00481DEC">
      <w:pPr>
        <w:pStyle w:val="3"/>
      </w:pPr>
      <w:r>
        <w:rPr>
          <w:rFonts w:hint="eastAsia"/>
        </w:rPr>
        <w:t>与风管垂直方向</w:t>
      </w:r>
    </w:p>
    <w:p w14:paraId="76EE6860" w14:textId="77777777" w:rsidR="00217CD4" w:rsidRDefault="00481DEC" w:rsidP="00EE3630">
      <w:r>
        <w:rPr>
          <w:rFonts w:hint="eastAsia"/>
        </w:rPr>
        <w:t>其实就是风管定位，以风管中心线为起点找轴线做标注。</w:t>
      </w:r>
    </w:p>
    <w:p w14:paraId="33272203" w14:textId="77777777" w:rsidR="001970C4" w:rsidRDefault="001970C4" w:rsidP="00250C84">
      <w:pPr>
        <w:pStyle w:val="2"/>
      </w:pPr>
      <w:r>
        <w:rPr>
          <w:rFonts w:hint="eastAsia"/>
        </w:rPr>
        <w:t>风口规格标注</w:t>
      </w:r>
    </w:p>
    <w:p w14:paraId="7F509FBB" w14:textId="77777777" w:rsidR="004C7223" w:rsidRDefault="00012B10" w:rsidP="00EE3630">
      <w:r>
        <w:rPr>
          <w:rFonts w:hint="eastAsia"/>
        </w:rPr>
        <w:t>无论树状结构多复杂</w:t>
      </w:r>
      <w:r w:rsidR="00525CC9">
        <w:rPr>
          <w:rFonts w:hint="eastAsia"/>
        </w:rPr>
        <w:t>，</w:t>
      </w:r>
      <w:r>
        <w:rPr>
          <w:rFonts w:hint="eastAsia"/>
        </w:rPr>
        <w:t>都指标一次</w:t>
      </w:r>
      <w:r w:rsidR="00525CC9">
        <w:rPr>
          <w:rFonts w:hint="eastAsia"/>
        </w:rPr>
        <w:t>，任意从一个风口引出即可。</w:t>
      </w:r>
    </w:p>
    <w:p w14:paraId="530CD68C" w14:textId="77777777" w:rsidR="00EE3630" w:rsidRDefault="004C7223" w:rsidP="00EE3630">
      <w:r>
        <w:rPr>
          <w:rFonts w:hint="eastAsia"/>
        </w:rPr>
        <w:t>图块</w:t>
      </w:r>
      <w:r w:rsidR="00525CC9">
        <w:rPr>
          <w:rFonts w:hint="eastAsia"/>
        </w:rPr>
        <w:t>来源</w:t>
      </w:r>
      <w:r>
        <w:rPr>
          <w:rFonts w:hint="eastAsia"/>
        </w:rPr>
        <w:t>：</w:t>
      </w:r>
      <w:r w:rsidRPr="004C7223">
        <w:rPr>
          <w:rFonts w:hint="eastAsia"/>
        </w:rPr>
        <w:t>暖通图层图块</w:t>
      </w:r>
      <w:r w:rsidRPr="004C7223">
        <w:t>_20210224.dwg</w:t>
      </w:r>
      <w:r w:rsidR="000C779B">
        <w:rPr>
          <w:rFonts w:hint="eastAsia"/>
        </w:rPr>
        <w:t>的“风口标注”</w:t>
      </w:r>
    </w:p>
    <w:p w14:paraId="2E8F9E63" w14:textId="77777777" w:rsidR="00012B10" w:rsidRDefault="00525CC9" w:rsidP="00525CC9">
      <w:pPr>
        <w:jc w:val="center"/>
      </w:pPr>
      <w:r>
        <w:rPr>
          <w:noProof/>
        </w:rPr>
        <w:drawing>
          <wp:inline distT="0" distB="0" distL="0" distR="0" wp14:anchorId="145FBE05" wp14:editId="38097313">
            <wp:extent cx="2572603" cy="1084946"/>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1272" cy="1122341"/>
                    </a:xfrm>
                    <a:prstGeom prst="rect">
                      <a:avLst/>
                    </a:prstGeom>
                  </pic:spPr>
                </pic:pic>
              </a:graphicData>
            </a:graphic>
          </wp:inline>
        </w:drawing>
      </w:r>
    </w:p>
    <w:p w14:paraId="56BC1A86" w14:textId="77777777" w:rsidR="00525CC9" w:rsidRDefault="00091B2D" w:rsidP="00525CC9">
      <w:r>
        <w:rPr>
          <w:rFonts w:hint="eastAsia"/>
        </w:rPr>
        <w:t>风口名称：A</w:t>
      </w:r>
      <w:r>
        <w:t xml:space="preserve">H/D </w:t>
      </w:r>
      <w:r>
        <w:rPr>
          <w:rFonts w:hint="eastAsia"/>
        </w:rPr>
        <w:t>固定值</w:t>
      </w:r>
    </w:p>
    <w:p w14:paraId="0952695D" w14:textId="77777777" w:rsidR="00091B2D" w:rsidRDefault="00091B2D" w:rsidP="00525CC9">
      <w:r>
        <w:rPr>
          <w:rFonts w:hint="eastAsia"/>
        </w:rPr>
        <w:t>尺寸：即风口尺寸 宽x高</w:t>
      </w:r>
    </w:p>
    <w:p w14:paraId="39A0D0BA" w14:textId="77777777" w:rsidR="00091B2D" w:rsidRDefault="00091B2D" w:rsidP="00525CC9">
      <w:r>
        <w:rPr>
          <w:rFonts w:hint="eastAsia"/>
        </w:rPr>
        <w:t>数量：风口的数量 用户在U</w:t>
      </w:r>
      <w:r>
        <w:t>I</w:t>
      </w:r>
      <w:r>
        <w:rPr>
          <w:rFonts w:hint="eastAsia"/>
        </w:rPr>
        <w:t>填入的</w:t>
      </w:r>
    </w:p>
    <w:p w14:paraId="69745565" w14:textId="77777777" w:rsidR="00091B2D" w:rsidRDefault="00091B2D" w:rsidP="00525CC9">
      <w:r>
        <w:rPr>
          <w:rFonts w:hint="eastAsia"/>
        </w:rPr>
        <w:t>风量：U</w:t>
      </w:r>
      <w:r>
        <w:t>I</w:t>
      </w:r>
      <w:r>
        <w:rPr>
          <w:rFonts w:hint="eastAsia"/>
        </w:rPr>
        <w:t>中的</w:t>
      </w:r>
      <w:r w:rsidR="000C779B">
        <w:rPr>
          <w:rFonts w:hint="eastAsia"/>
        </w:rPr>
        <w:t>总风量</w:t>
      </w:r>
      <w:r w:rsidR="00CC04DF">
        <w:rPr>
          <w:rFonts w:hint="eastAsia"/>
        </w:rPr>
        <w:t>的</w:t>
      </w:r>
      <w:r w:rsidR="000B2595">
        <w:rPr>
          <w:rFonts w:hint="eastAsia"/>
        </w:rPr>
        <w:t>高值</w:t>
      </w:r>
      <w:r w:rsidR="00CC04DF">
        <w:rPr>
          <w:rFonts w:hint="eastAsia"/>
        </w:rPr>
        <w:t>/</w:t>
      </w:r>
      <w:r w:rsidR="000B2595">
        <w:rPr>
          <w:rFonts w:hint="eastAsia"/>
        </w:rPr>
        <w:t>低值</w:t>
      </w:r>
      <w:r w:rsidR="00CC04DF">
        <w:rPr>
          <w:rFonts w:hint="eastAsia"/>
        </w:rPr>
        <w:t>分别处以风口数量后取整</w:t>
      </w:r>
      <w:r w:rsidR="00C40EE7">
        <w:t xml:space="preserve"> </w:t>
      </w:r>
      <w:r w:rsidR="00C40EE7">
        <w:rPr>
          <w:rFonts w:hint="eastAsia"/>
        </w:rPr>
        <w:t>消防排烟场景无斜</w:t>
      </w:r>
      <w:r w:rsidR="00C40EE7">
        <w:rPr>
          <w:rFonts w:hint="eastAsia"/>
        </w:rPr>
        <w:lastRenderedPageBreak/>
        <w:t>杠和后面的数值</w:t>
      </w:r>
    </w:p>
    <w:p w14:paraId="2EFCFE20" w14:textId="77777777" w:rsidR="00CC04DF" w:rsidRDefault="009C04BA" w:rsidP="00525CC9">
      <w:r>
        <w:rPr>
          <w:rFonts w:hint="eastAsia"/>
        </w:rPr>
        <w:t>字体</w:t>
      </w:r>
      <w:r w:rsidR="00CC04DF">
        <w:rPr>
          <w:rFonts w:hint="eastAsia"/>
        </w:rPr>
        <w:t>高度</w:t>
      </w:r>
      <w:r>
        <w:rPr>
          <w:rFonts w:hint="eastAsia"/>
        </w:rPr>
        <w:t>的调整</w:t>
      </w:r>
      <w:r w:rsidR="00CC04DF">
        <w:rPr>
          <w:rFonts w:hint="eastAsia"/>
        </w:rPr>
        <w:t>：</w:t>
      </w:r>
    </w:p>
    <w:p w14:paraId="3AADE3D2" w14:textId="77777777" w:rsidR="00CC04DF" w:rsidRDefault="00CC04DF" w:rsidP="00CC04DF">
      <w:r>
        <w:rPr>
          <w:rFonts w:hint="eastAsia"/>
        </w:rPr>
        <w:t>1:1</w:t>
      </w:r>
      <w:r>
        <w:t>50 450</w:t>
      </w:r>
    </w:p>
    <w:p w14:paraId="3C09D318" w14:textId="77777777" w:rsidR="00CC04DF" w:rsidRDefault="00CC04DF" w:rsidP="00CC04DF">
      <w:r>
        <w:t>1</w:t>
      </w:r>
      <w:r>
        <w:rPr>
          <w:rFonts w:hint="eastAsia"/>
        </w:rPr>
        <w:t>:</w:t>
      </w:r>
      <w:r>
        <w:t>100 300</w:t>
      </w:r>
    </w:p>
    <w:p w14:paraId="5FF41775" w14:textId="77777777" w:rsidR="00CC04DF" w:rsidRDefault="00CC04DF" w:rsidP="00525CC9">
      <w:r>
        <w:t>1</w:t>
      </w:r>
      <w:r>
        <w:rPr>
          <w:rFonts w:hint="eastAsia"/>
        </w:rPr>
        <w:t>：5</w:t>
      </w:r>
      <w:r>
        <w:t>0 150</w:t>
      </w:r>
    </w:p>
    <w:p w14:paraId="3234D83E" w14:textId="77777777" w:rsidR="00A94DD3" w:rsidRDefault="00A94DD3" w:rsidP="00A94DD3">
      <w:pPr>
        <w:pStyle w:val="2"/>
      </w:pPr>
      <w:r>
        <w:rPr>
          <w:rFonts w:hint="eastAsia"/>
        </w:rPr>
        <w:t>墙体开洞</w:t>
      </w:r>
    </w:p>
    <w:p w14:paraId="30589C37" w14:textId="77777777" w:rsidR="00BF7AEB" w:rsidRDefault="00AC5C95" w:rsidP="001C717A">
      <w:pPr>
        <w:ind w:firstLine="420"/>
      </w:pPr>
      <w:r>
        <w:rPr>
          <w:rFonts w:hint="eastAsia"/>
        </w:rPr>
        <w:t>当风管穿越建筑墙</w:t>
      </w:r>
      <w:r w:rsidR="001C717A">
        <w:rPr>
          <w:rFonts w:hint="eastAsia"/>
        </w:rPr>
        <w:t>和结构墙时，需自动在墙体和风管交接的位置开洞。</w:t>
      </w:r>
    </w:p>
    <w:p w14:paraId="526DADB7" w14:textId="77777777" w:rsidR="001C717A" w:rsidRDefault="001C717A" w:rsidP="00BF7AEB">
      <w:r>
        <w:rPr>
          <w:rFonts w:hint="eastAsia"/>
        </w:rPr>
        <w:t>图块名称：洞口</w:t>
      </w:r>
    </w:p>
    <w:p w14:paraId="54AE271C" w14:textId="77777777" w:rsidR="001C717A" w:rsidRDefault="001C717A" w:rsidP="00BF7AEB">
      <w:r>
        <w:rPr>
          <w:rFonts w:hint="eastAsia"/>
        </w:rPr>
        <w:t>图层：H</w:t>
      </w:r>
      <w:r>
        <w:t>-HOLE</w:t>
      </w:r>
    </w:p>
    <w:p w14:paraId="381F5103" w14:textId="77777777" w:rsidR="001C717A" w:rsidRDefault="001C717A" w:rsidP="00BF7AEB">
      <w:r>
        <w:rPr>
          <w:rFonts w:hint="eastAsia"/>
        </w:rPr>
        <w:t>长度：墙的实际长度</w:t>
      </w:r>
    </w:p>
    <w:p w14:paraId="2473B2E3" w14:textId="77777777" w:rsidR="001C717A" w:rsidRDefault="001C717A" w:rsidP="00BF7AEB">
      <w:r>
        <w:rPr>
          <w:rFonts w:hint="eastAsia"/>
        </w:rPr>
        <w:t>宽度或直径：风管的宽度+</w:t>
      </w:r>
      <w:r>
        <w:t>100</w:t>
      </w:r>
    </w:p>
    <w:p w14:paraId="05A27D4B" w14:textId="77777777" w:rsidR="001C717A" w:rsidRDefault="001C717A" w:rsidP="00BF7AEB">
      <w:r>
        <w:rPr>
          <w:rFonts w:hint="eastAsia"/>
        </w:rPr>
        <w:t>位置：与墙重叠，位于风管的中心线上</w:t>
      </w:r>
    </w:p>
    <w:p w14:paraId="45AD5D05" w14:textId="77777777" w:rsidR="001C717A" w:rsidRDefault="001C717A" w:rsidP="001C717A">
      <w:pPr>
        <w:ind w:firstLine="420"/>
      </w:pPr>
      <w:r>
        <w:rPr>
          <w:rFonts w:hint="eastAsia"/>
        </w:rPr>
        <w:t>如果和门、窗重叠或部分，则也要设置开洞。和柱重叠时不需要设置开洞，穿过柱是错误的设计。</w:t>
      </w:r>
    </w:p>
    <w:p w14:paraId="26D65A31" w14:textId="77777777" w:rsidR="001C717A" w:rsidRPr="001C717A" w:rsidRDefault="001C717A" w:rsidP="001C717A">
      <w:r>
        <w:rPr>
          <w:noProof/>
        </w:rPr>
        <w:drawing>
          <wp:inline distT="0" distB="0" distL="0" distR="0" wp14:anchorId="5D906EA7" wp14:editId="08F1D2D7">
            <wp:extent cx="5274310" cy="375729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757295"/>
                    </a:xfrm>
                    <a:prstGeom prst="rect">
                      <a:avLst/>
                    </a:prstGeom>
                  </pic:spPr>
                </pic:pic>
              </a:graphicData>
            </a:graphic>
          </wp:inline>
        </w:drawing>
      </w:r>
    </w:p>
    <w:p w14:paraId="084EC752" w14:textId="77777777" w:rsidR="00AC031C" w:rsidRDefault="00AC031C" w:rsidP="00D67450">
      <w:pPr>
        <w:pStyle w:val="1"/>
      </w:pPr>
      <w:r>
        <w:rPr>
          <w:rFonts w:hint="eastAsia"/>
        </w:rPr>
        <w:t>后修改</w:t>
      </w:r>
      <w:r w:rsidR="005301E0">
        <w:rPr>
          <w:rFonts w:hint="eastAsia"/>
        </w:rPr>
        <w:t>需求</w:t>
      </w:r>
    </w:p>
    <w:p w14:paraId="09C289AB" w14:textId="77777777" w:rsidR="007E0C94" w:rsidRPr="007E0C94" w:rsidRDefault="007E0C94" w:rsidP="007E0C94">
      <w:pPr>
        <w:pStyle w:val="2"/>
      </w:pPr>
      <w:r>
        <w:rPr>
          <w:rFonts w:hint="eastAsia"/>
        </w:rPr>
        <w:t>整体后修改</w:t>
      </w:r>
    </w:p>
    <w:p w14:paraId="0728189A" w14:textId="7FA1F2F4" w:rsidR="005301E0" w:rsidRPr="00535866" w:rsidRDefault="0099380F" w:rsidP="0099380F">
      <w:pPr>
        <w:pStyle w:val="3"/>
      </w:pPr>
      <w:r>
        <w:rPr>
          <w:rFonts w:hint="eastAsia"/>
        </w:rPr>
        <w:t>操作</w:t>
      </w:r>
      <w:r w:rsidR="005301E0" w:rsidRPr="00535866">
        <w:rPr>
          <w:rFonts w:hint="eastAsia"/>
        </w:rPr>
        <w:t>流程</w:t>
      </w:r>
    </w:p>
    <w:p w14:paraId="28447741" w14:textId="77777777" w:rsidR="005301E0" w:rsidRDefault="00535866" w:rsidP="005301E0">
      <w:pPr>
        <w:pStyle w:val="a0"/>
        <w:numPr>
          <w:ilvl w:val="0"/>
          <w:numId w:val="24"/>
        </w:numPr>
        <w:ind w:firstLineChars="0"/>
      </w:pPr>
      <w:r>
        <w:rPr>
          <w:rFonts w:hint="eastAsia"/>
        </w:rPr>
        <w:t>用户框选中心线，亦可包含其他任意图元；</w:t>
      </w:r>
    </w:p>
    <w:p w14:paraId="659FD200" w14:textId="77777777" w:rsidR="00535866" w:rsidRDefault="00535866" w:rsidP="005301E0">
      <w:pPr>
        <w:pStyle w:val="a0"/>
        <w:numPr>
          <w:ilvl w:val="0"/>
          <w:numId w:val="24"/>
        </w:numPr>
        <w:ind w:firstLineChars="0"/>
      </w:pPr>
      <w:r>
        <w:rPr>
          <w:rFonts w:hint="eastAsia"/>
        </w:rPr>
        <w:t>再次执行命令；</w:t>
      </w:r>
    </w:p>
    <w:p w14:paraId="3F483E97" w14:textId="77777777" w:rsidR="00535866" w:rsidRDefault="00535866" w:rsidP="005301E0">
      <w:pPr>
        <w:pStyle w:val="a0"/>
        <w:numPr>
          <w:ilvl w:val="0"/>
          <w:numId w:val="24"/>
        </w:numPr>
        <w:ind w:firstLineChars="0"/>
      </w:pPr>
      <w:r>
        <w:rPr>
          <w:rFonts w:hint="eastAsia"/>
        </w:rPr>
        <w:lastRenderedPageBreak/>
        <w:t>U</w:t>
      </w:r>
      <w:r>
        <w:t>I</w:t>
      </w:r>
      <w:r>
        <w:rPr>
          <w:rFonts w:hint="eastAsia"/>
        </w:rPr>
        <w:t>界面自动填入参数，从中心线读取；</w:t>
      </w:r>
    </w:p>
    <w:p w14:paraId="5195F29B" w14:textId="77777777" w:rsidR="00535866" w:rsidRDefault="00535866" w:rsidP="005301E0">
      <w:pPr>
        <w:pStyle w:val="a0"/>
        <w:numPr>
          <w:ilvl w:val="0"/>
          <w:numId w:val="24"/>
        </w:numPr>
        <w:ind w:firstLineChars="0"/>
      </w:pPr>
      <w:r>
        <w:rPr>
          <w:rFonts w:hint="eastAsia"/>
        </w:rPr>
        <w:t>用户可修改参数，再次运行命令</w:t>
      </w:r>
    </w:p>
    <w:p w14:paraId="008916A7" w14:textId="77777777" w:rsidR="00535866" w:rsidRDefault="00535866" w:rsidP="00535866"/>
    <w:p w14:paraId="2636BF30" w14:textId="5CD44C8A" w:rsidR="00535866" w:rsidRPr="00535866" w:rsidRDefault="0099380F" w:rsidP="0099380F">
      <w:pPr>
        <w:pStyle w:val="3"/>
      </w:pPr>
      <w:r>
        <w:rPr>
          <w:rFonts w:hint="eastAsia"/>
        </w:rPr>
        <w:t>情况处理</w:t>
      </w:r>
    </w:p>
    <w:p w14:paraId="1D5168F6" w14:textId="77777777" w:rsidR="00535866" w:rsidRDefault="0089289E" w:rsidP="0089289E">
      <w:pPr>
        <w:pStyle w:val="a0"/>
        <w:numPr>
          <w:ilvl w:val="0"/>
          <w:numId w:val="25"/>
        </w:numPr>
        <w:ind w:firstLineChars="0"/>
      </w:pPr>
      <w:r>
        <w:rPr>
          <w:rFonts w:hint="eastAsia"/>
        </w:rPr>
        <w:t>少选（或删除）了中心线且未造成中断</w:t>
      </w:r>
    </w:p>
    <w:p w14:paraId="57346026" w14:textId="77777777" w:rsidR="00535866" w:rsidRDefault="0089289E" w:rsidP="00535866">
      <w:r>
        <w:rPr>
          <w:rFonts w:hint="eastAsia"/>
        </w:rPr>
        <w:t>少选的中心线上的风口数量在U</w:t>
      </w:r>
      <w:r>
        <w:t>I</w:t>
      </w:r>
      <w:r>
        <w:rPr>
          <w:rFonts w:hint="eastAsia"/>
        </w:rPr>
        <w:t>中被减掉，其他不变</w:t>
      </w:r>
    </w:p>
    <w:p w14:paraId="0F596B89" w14:textId="77777777" w:rsidR="0089289E" w:rsidRDefault="0089289E" w:rsidP="0089289E">
      <w:pPr>
        <w:pStyle w:val="a0"/>
        <w:numPr>
          <w:ilvl w:val="0"/>
          <w:numId w:val="25"/>
        </w:numPr>
        <w:ind w:firstLineChars="0"/>
      </w:pPr>
      <w:r>
        <w:rPr>
          <w:rFonts w:hint="eastAsia"/>
        </w:rPr>
        <w:t>发生了中断</w:t>
      </w:r>
    </w:p>
    <w:p w14:paraId="747F1AC4" w14:textId="77777777" w:rsidR="0089289E" w:rsidRDefault="0089289E" w:rsidP="0089289E">
      <w:r>
        <w:rPr>
          <w:rFonts w:hint="eastAsia"/>
        </w:rPr>
        <w:t>中断及中断后的风口数量再U</w:t>
      </w:r>
      <w:r>
        <w:t>I</w:t>
      </w:r>
      <w:r>
        <w:rPr>
          <w:rFonts w:hint="eastAsia"/>
        </w:rPr>
        <w:t>中被减掉，其他不变</w:t>
      </w:r>
    </w:p>
    <w:p w14:paraId="4B32D3A7" w14:textId="77777777" w:rsidR="0089289E" w:rsidRDefault="006B1B68" w:rsidP="006B1B68">
      <w:pPr>
        <w:pStyle w:val="a0"/>
        <w:numPr>
          <w:ilvl w:val="0"/>
          <w:numId w:val="25"/>
        </w:numPr>
        <w:ind w:firstLineChars="0"/>
      </w:pPr>
      <w:r>
        <w:rPr>
          <w:rFonts w:hint="eastAsia"/>
        </w:rPr>
        <w:t>删除了初始段的中心线</w:t>
      </w:r>
    </w:p>
    <w:p w14:paraId="77EE90A5" w14:textId="77777777" w:rsidR="0089289E" w:rsidRDefault="006B1B68" w:rsidP="00535866">
      <w:r>
        <w:rPr>
          <w:rFonts w:hint="eastAsia"/>
        </w:rPr>
        <w:t>跑不了程序，因为不知道起点在哪里</w:t>
      </w:r>
    </w:p>
    <w:p w14:paraId="16300820" w14:textId="77777777" w:rsidR="006B1B68" w:rsidRDefault="006B1B68" w:rsidP="006B1B68">
      <w:pPr>
        <w:pStyle w:val="a0"/>
        <w:numPr>
          <w:ilvl w:val="0"/>
          <w:numId w:val="25"/>
        </w:numPr>
        <w:ind w:firstLineChars="0"/>
      </w:pPr>
      <w:r>
        <w:rPr>
          <w:rFonts w:hint="eastAsia"/>
        </w:rPr>
        <w:t>中心线发生了较大挪动或者新增了中心线</w:t>
      </w:r>
    </w:p>
    <w:p w14:paraId="6237A9E0" w14:textId="477D07DB" w:rsidR="006B1B68" w:rsidRDefault="006B1B68" w:rsidP="00535866">
      <w:pPr>
        <w:rPr>
          <w:rFonts w:hint="eastAsia"/>
        </w:rPr>
      </w:pPr>
      <w:r>
        <w:rPr>
          <w:rFonts w:hint="eastAsia"/>
        </w:rPr>
        <w:t>U</w:t>
      </w:r>
      <w:r>
        <w:t>I</w:t>
      </w:r>
      <w:r>
        <w:rPr>
          <w:rFonts w:hint="eastAsia"/>
        </w:rPr>
        <w:t>中所有参数都不变</w:t>
      </w:r>
    </w:p>
    <w:p w14:paraId="20F72165" w14:textId="1AD45CC4" w:rsidR="00CC1345" w:rsidRDefault="005E3DFB" w:rsidP="00CC1345">
      <w:pPr>
        <w:pStyle w:val="2"/>
      </w:pPr>
      <w:r>
        <w:rPr>
          <w:rFonts w:hint="eastAsia"/>
        </w:rPr>
        <w:t>风管</w:t>
      </w:r>
      <w:r w:rsidR="00CC1345">
        <w:rPr>
          <w:rFonts w:hint="eastAsia"/>
        </w:rPr>
        <w:t>修改</w:t>
      </w:r>
    </w:p>
    <w:p w14:paraId="1A725710" w14:textId="48254032" w:rsidR="00FF6866" w:rsidRDefault="00FF6866" w:rsidP="0099380F">
      <w:pPr>
        <w:pStyle w:val="3"/>
      </w:pPr>
      <w:r>
        <w:rPr>
          <w:rFonts w:hint="eastAsia"/>
        </w:rPr>
        <w:t>应用场景</w:t>
      </w:r>
    </w:p>
    <w:p w14:paraId="581C9D79" w14:textId="07EA3204" w:rsidR="00FF6866" w:rsidRPr="00FF6866" w:rsidRDefault="00FF6866" w:rsidP="00FF6866">
      <w:pPr>
        <w:rPr>
          <w:rFonts w:hint="eastAsia"/>
        </w:rPr>
      </w:pPr>
      <w:r>
        <w:rPr>
          <w:rFonts w:hint="eastAsia"/>
        </w:rPr>
        <w:t xml:space="preserve"> </w:t>
      </w:r>
      <w:r>
        <w:t xml:space="preserve">   </w:t>
      </w:r>
      <w:r>
        <w:rPr>
          <w:rFonts w:hint="eastAsia"/>
        </w:rPr>
        <w:t>用户认为程序自动生成的风管的规格可以继续调整，要求可以灵活自由设定。</w:t>
      </w:r>
    </w:p>
    <w:p w14:paraId="6AC3D4B7" w14:textId="557F948A" w:rsidR="0099380F" w:rsidRDefault="0099380F" w:rsidP="0099380F">
      <w:pPr>
        <w:pStyle w:val="3"/>
      </w:pPr>
      <w:r>
        <w:rPr>
          <w:rFonts w:hint="eastAsia"/>
        </w:rPr>
        <w:t>操作流程</w:t>
      </w:r>
    </w:p>
    <w:p w14:paraId="57C08604" w14:textId="2645CD82" w:rsidR="0099380F" w:rsidRDefault="001C7DA8" w:rsidP="00BB70CA">
      <w:pPr>
        <w:pStyle w:val="a0"/>
        <w:numPr>
          <w:ilvl w:val="0"/>
          <w:numId w:val="28"/>
        </w:numPr>
        <w:ind w:firstLineChars="0"/>
      </w:pPr>
      <w:r>
        <w:rPr>
          <w:rFonts w:hint="eastAsia"/>
        </w:rPr>
        <w:t>点击“管径修改”后多选风管空格确定</w:t>
      </w:r>
      <w:r w:rsidR="002656D4">
        <w:rPr>
          <w:rFonts w:hint="eastAsia"/>
        </w:rPr>
        <w:t>。命令为</w:t>
      </w:r>
      <w:r w:rsidR="00767F4E">
        <w:rPr>
          <w:rFonts w:hint="eastAsia"/>
        </w:rPr>
        <w:t>T</w:t>
      </w:r>
      <w:r w:rsidR="00767F4E">
        <w:t>HFGXG</w:t>
      </w:r>
      <w:r w:rsidR="00402DF3">
        <w:rPr>
          <w:rFonts w:hint="eastAsia"/>
        </w:rPr>
        <w:t>；</w:t>
      </w:r>
    </w:p>
    <w:p w14:paraId="257E5C3E" w14:textId="529CB23D" w:rsidR="00CE4CF3" w:rsidRDefault="00CE4CF3" w:rsidP="00BB70CA">
      <w:pPr>
        <w:pStyle w:val="a0"/>
        <w:numPr>
          <w:ilvl w:val="0"/>
          <w:numId w:val="28"/>
        </w:numPr>
        <w:ind w:firstLineChars="0"/>
      </w:pPr>
      <w:r>
        <w:rPr>
          <w:rFonts w:hint="eastAsia"/>
        </w:rPr>
        <w:t>做个判断，只过滤出用户选择的图元中的风管直管段。若一个风管</w:t>
      </w:r>
      <w:r w:rsidR="000F789F">
        <w:rPr>
          <w:rFonts w:hint="eastAsia"/>
        </w:rPr>
        <w:t>都没有则</w:t>
      </w:r>
      <w:r w:rsidR="00E33333">
        <w:rPr>
          <w:rFonts w:hint="eastAsia"/>
        </w:rPr>
        <w:t>在命令行提醒“</w:t>
      </w:r>
      <w:r w:rsidR="00C734D7">
        <w:rPr>
          <w:rFonts w:hint="eastAsia"/>
        </w:rPr>
        <w:t>未选择风管直管段</w:t>
      </w:r>
      <w:r w:rsidR="00E33333">
        <w:rPr>
          <w:rFonts w:hint="eastAsia"/>
        </w:rPr>
        <w:t>”</w:t>
      </w:r>
      <w:r w:rsidR="00596B7A">
        <w:rPr>
          <w:rFonts w:hint="eastAsia"/>
        </w:rPr>
        <w:t>；</w:t>
      </w:r>
    </w:p>
    <w:p w14:paraId="7D4B69F4" w14:textId="01DFDDDB" w:rsidR="001C7DA8" w:rsidRDefault="001C7DA8" w:rsidP="00BB70CA">
      <w:pPr>
        <w:pStyle w:val="a0"/>
        <w:numPr>
          <w:ilvl w:val="0"/>
          <w:numId w:val="28"/>
        </w:numPr>
        <w:ind w:firstLineChars="0"/>
      </w:pPr>
      <w:r>
        <w:rPr>
          <w:rFonts w:hint="eastAsia"/>
        </w:rPr>
        <w:t>弹出界面</w:t>
      </w:r>
      <w:r w:rsidR="00996337">
        <w:rPr>
          <w:rFonts w:hint="eastAsia"/>
        </w:rPr>
        <w:t>输入参数</w:t>
      </w:r>
    </w:p>
    <w:p w14:paraId="72773CA8" w14:textId="4E6E0468" w:rsidR="0099380F" w:rsidRDefault="00424A2C" w:rsidP="00424A2C">
      <w:pPr>
        <w:jc w:val="center"/>
      </w:pPr>
      <w:r>
        <w:rPr>
          <w:noProof/>
        </w:rPr>
        <w:drawing>
          <wp:inline distT="0" distB="0" distL="0" distR="0" wp14:anchorId="6DABE8B7" wp14:editId="6383EB5F">
            <wp:extent cx="2345635" cy="195373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56769" cy="1963009"/>
                    </a:xfrm>
                    <a:prstGeom prst="rect">
                      <a:avLst/>
                    </a:prstGeom>
                  </pic:spPr>
                </pic:pic>
              </a:graphicData>
            </a:graphic>
          </wp:inline>
        </w:drawing>
      </w:r>
    </w:p>
    <w:p w14:paraId="134AEF96" w14:textId="51AE9A56" w:rsidR="00C734D7" w:rsidRDefault="00523D06" w:rsidP="0099380F">
      <w:r>
        <w:rPr>
          <w:rFonts w:hint="eastAsia"/>
        </w:rPr>
        <w:t xml:space="preserve"> </w:t>
      </w:r>
      <w:r>
        <w:t xml:space="preserve">   </w:t>
      </w:r>
      <w:r w:rsidR="00424A2C">
        <w:rPr>
          <w:rFonts w:hint="eastAsia"/>
        </w:rPr>
        <w:t>风管数量自动统计</w:t>
      </w:r>
      <w:r w:rsidR="00176666">
        <w:rPr>
          <w:rFonts w:hint="eastAsia"/>
        </w:rPr>
        <w:t>。</w:t>
      </w:r>
      <w:r w:rsidR="00424A2C">
        <w:rPr>
          <w:rFonts w:hint="eastAsia"/>
        </w:rPr>
        <w:t>如果所有风管的规格都一致就显示</w:t>
      </w:r>
      <w:r w:rsidR="00A64EBB">
        <w:rPr>
          <w:rFonts w:hint="eastAsia"/>
        </w:rPr>
        <w:t>规格，但凡有不一致的就显示“多种”。</w:t>
      </w:r>
      <w:r w:rsidR="00176666">
        <w:rPr>
          <w:rFonts w:hint="eastAsia"/>
        </w:rPr>
        <w:t>输入值只能输入正整数。</w:t>
      </w:r>
    </w:p>
    <w:p w14:paraId="786601F8" w14:textId="0028FBEA" w:rsidR="00C734D7" w:rsidRPr="0099380F" w:rsidRDefault="008945AF" w:rsidP="00996337">
      <w:pPr>
        <w:pStyle w:val="a0"/>
        <w:numPr>
          <w:ilvl w:val="0"/>
          <w:numId w:val="28"/>
        </w:numPr>
        <w:ind w:firstLineChars="0"/>
        <w:rPr>
          <w:rFonts w:hint="eastAsia"/>
        </w:rPr>
      </w:pPr>
      <w:r>
        <w:rPr>
          <w:rFonts w:hint="eastAsia"/>
        </w:rPr>
        <w:t>点击确定，程序处理。</w:t>
      </w:r>
    </w:p>
    <w:p w14:paraId="63BB7E49" w14:textId="3E07CD1A" w:rsidR="0099380F" w:rsidRPr="0099380F" w:rsidRDefault="0099380F" w:rsidP="0099380F">
      <w:pPr>
        <w:pStyle w:val="3"/>
        <w:rPr>
          <w:rFonts w:hint="eastAsia"/>
        </w:rPr>
      </w:pPr>
      <w:r>
        <w:rPr>
          <w:rFonts w:hint="eastAsia"/>
        </w:rPr>
        <w:t>处理逻辑</w:t>
      </w:r>
    </w:p>
    <w:p w14:paraId="43C8D6EA" w14:textId="77777777" w:rsidR="00CC1345" w:rsidRDefault="00CC1345" w:rsidP="00CC1345">
      <w:pPr>
        <w:ind w:firstLine="420"/>
      </w:pPr>
      <w:r>
        <w:rPr>
          <w:rFonts w:hint="eastAsia"/>
        </w:rPr>
        <w:t>用户可批量将风管的规格进行修改，程序应自动将以下图元进行自动更新：</w:t>
      </w:r>
    </w:p>
    <w:p w14:paraId="0AE9A3D5" w14:textId="77777777" w:rsidR="00CC1345" w:rsidRDefault="00CC1345" w:rsidP="00CC1345">
      <w:pPr>
        <w:pStyle w:val="a0"/>
        <w:numPr>
          <w:ilvl w:val="0"/>
          <w:numId w:val="27"/>
        </w:numPr>
        <w:ind w:firstLineChars="0"/>
      </w:pPr>
      <w:r>
        <w:rPr>
          <w:rFonts w:hint="eastAsia"/>
        </w:rPr>
        <w:t>直管</w:t>
      </w:r>
    </w:p>
    <w:p w14:paraId="403EC72B" w14:textId="77777777" w:rsidR="00CC1345" w:rsidRDefault="00CC1345" w:rsidP="00CC1345">
      <w:pPr>
        <w:pStyle w:val="a0"/>
        <w:ind w:left="420" w:firstLineChars="0" w:firstLine="0"/>
      </w:pPr>
      <w:r>
        <w:rPr>
          <w:rFonts w:hint="eastAsia"/>
        </w:rPr>
        <w:t>被修改的直管本身尺寸的变化，在平面上只表达宽度的变化。</w:t>
      </w:r>
    </w:p>
    <w:p w14:paraId="436B9D94" w14:textId="77777777" w:rsidR="00CC1345" w:rsidRDefault="00CC1345" w:rsidP="00CC1345">
      <w:pPr>
        <w:pStyle w:val="a0"/>
        <w:numPr>
          <w:ilvl w:val="0"/>
          <w:numId w:val="27"/>
        </w:numPr>
        <w:ind w:firstLineChars="0"/>
      </w:pPr>
      <w:r>
        <w:rPr>
          <w:rFonts w:hint="eastAsia"/>
        </w:rPr>
        <w:t>弯头</w:t>
      </w:r>
    </w:p>
    <w:p w14:paraId="12891242" w14:textId="77777777" w:rsidR="00CC1345" w:rsidRDefault="00CC1345" w:rsidP="00CC1345">
      <w:pPr>
        <w:pStyle w:val="a0"/>
        <w:ind w:left="420" w:firstLineChars="0" w:firstLine="0"/>
      </w:pPr>
      <w:r>
        <w:rPr>
          <w:rFonts w:hint="eastAsia"/>
        </w:rPr>
        <w:t>弯头的尺寸与相邻两侧风管中宽度较大的风管相同</w:t>
      </w:r>
    </w:p>
    <w:p w14:paraId="2F8E1923" w14:textId="77777777" w:rsidR="00CC1345" w:rsidRDefault="00CC1345" w:rsidP="00CC1345">
      <w:pPr>
        <w:pStyle w:val="a0"/>
        <w:numPr>
          <w:ilvl w:val="0"/>
          <w:numId w:val="27"/>
        </w:numPr>
        <w:ind w:firstLineChars="0"/>
      </w:pPr>
      <w:r>
        <w:rPr>
          <w:rFonts w:hint="eastAsia"/>
        </w:rPr>
        <w:lastRenderedPageBreak/>
        <w:t>变径</w:t>
      </w:r>
    </w:p>
    <w:p w14:paraId="79671F2A" w14:textId="77777777" w:rsidR="00CC1345" w:rsidRDefault="00CC1345" w:rsidP="00CC1345">
      <w:pPr>
        <w:pStyle w:val="a0"/>
        <w:numPr>
          <w:ilvl w:val="1"/>
          <w:numId w:val="4"/>
        </w:numPr>
        <w:ind w:firstLineChars="0"/>
      </w:pPr>
      <w:r>
        <w:rPr>
          <w:rFonts w:hint="eastAsia"/>
        </w:rPr>
        <w:t>风管加粗，导致弯头的另一侧增加变径</w:t>
      </w:r>
    </w:p>
    <w:p w14:paraId="04238B18" w14:textId="77777777" w:rsidR="00CC1345" w:rsidRDefault="00CC1345" w:rsidP="00CC1345">
      <w:r>
        <w:rPr>
          <w:noProof/>
        </w:rPr>
        <w:drawing>
          <wp:inline distT="0" distB="0" distL="0" distR="0" wp14:anchorId="4F695AE7" wp14:editId="17D11D2C">
            <wp:extent cx="5274310" cy="231838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318385"/>
                    </a:xfrm>
                    <a:prstGeom prst="rect">
                      <a:avLst/>
                    </a:prstGeom>
                  </pic:spPr>
                </pic:pic>
              </a:graphicData>
            </a:graphic>
          </wp:inline>
        </w:drawing>
      </w:r>
    </w:p>
    <w:p w14:paraId="629BBC82" w14:textId="77777777" w:rsidR="00CC1345" w:rsidRDefault="00CC1345" w:rsidP="00CC1345">
      <w:pPr>
        <w:pStyle w:val="a0"/>
        <w:numPr>
          <w:ilvl w:val="1"/>
          <w:numId w:val="4"/>
        </w:numPr>
        <w:ind w:firstLineChars="0"/>
      </w:pPr>
      <w:r>
        <w:rPr>
          <w:rFonts w:hint="eastAsia"/>
        </w:rPr>
        <w:t>风管变细，导致弯头靠变细风管一侧增加变径</w:t>
      </w:r>
    </w:p>
    <w:p w14:paraId="0B9BA830" w14:textId="77777777" w:rsidR="00CC1345" w:rsidRDefault="00CC1345" w:rsidP="00CC1345">
      <w:r>
        <w:rPr>
          <w:noProof/>
        </w:rPr>
        <w:drawing>
          <wp:inline distT="0" distB="0" distL="0" distR="0" wp14:anchorId="4C58DEE0" wp14:editId="086B1291">
            <wp:extent cx="5274310" cy="2052955"/>
            <wp:effectExtent l="0" t="0" r="254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52955"/>
                    </a:xfrm>
                    <a:prstGeom prst="rect">
                      <a:avLst/>
                    </a:prstGeom>
                  </pic:spPr>
                </pic:pic>
              </a:graphicData>
            </a:graphic>
          </wp:inline>
        </w:drawing>
      </w:r>
    </w:p>
    <w:p w14:paraId="6D8FEE8F" w14:textId="77777777" w:rsidR="00CC1345" w:rsidRDefault="00CC1345" w:rsidP="00CC1345">
      <w:pPr>
        <w:pStyle w:val="a0"/>
        <w:numPr>
          <w:ilvl w:val="1"/>
          <w:numId w:val="4"/>
        </w:numPr>
        <w:ind w:firstLineChars="0"/>
      </w:pPr>
      <w:r>
        <w:rPr>
          <w:rFonts w:hint="eastAsia"/>
        </w:rPr>
        <w:t>弯头处删除变径</w:t>
      </w:r>
    </w:p>
    <w:p w14:paraId="45BFDBD6" w14:textId="77777777" w:rsidR="00CC1345" w:rsidRDefault="00CC1345" w:rsidP="00CC1345">
      <w:pPr>
        <w:pStyle w:val="a0"/>
        <w:ind w:left="420" w:firstLineChars="0" w:firstLine="0"/>
      </w:pPr>
      <w:r>
        <w:rPr>
          <w:rFonts w:hint="eastAsia"/>
          <w:noProof/>
        </w:rPr>
        <w:t>（上面两张图图从右到左看）</w:t>
      </w:r>
    </w:p>
    <w:p w14:paraId="6C616C31" w14:textId="77777777" w:rsidR="00CC1345" w:rsidRDefault="00CC1345" w:rsidP="00CC1345">
      <w:pPr>
        <w:pStyle w:val="a0"/>
        <w:numPr>
          <w:ilvl w:val="1"/>
          <w:numId w:val="4"/>
        </w:numPr>
        <w:ind w:firstLineChars="0"/>
      </w:pPr>
      <w:r>
        <w:rPr>
          <w:rFonts w:hint="eastAsia"/>
        </w:rPr>
        <w:t>修改已有变径的规格</w:t>
      </w:r>
    </w:p>
    <w:p w14:paraId="708090A1" w14:textId="77777777" w:rsidR="00CC1345" w:rsidRDefault="00CC1345" w:rsidP="00CC1345">
      <w:r>
        <w:rPr>
          <w:noProof/>
        </w:rPr>
        <w:drawing>
          <wp:inline distT="0" distB="0" distL="0" distR="0" wp14:anchorId="0EB3FA54" wp14:editId="29971E17">
            <wp:extent cx="5274310" cy="2190115"/>
            <wp:effectExtent l="0" t="0" r="254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190115"/>
                    </a:xfrm>
                    <a:prstGeom prst="rect">
                      <a:avLst/>
                    </a:prstGeom>
                  </pic:spPr>
                </pic:pic>
              </a:graphicData>
            </a:graphic>
          </wp:inline>
        </w:drawing>
      </w:r>
    </w:p>
    <w:p w14:paraId="0F396202" w14:textId="77777777" w:rsidR="00CC1345" w:rsidRDefault="00CC1345" w:rsidP="00CC1345">
      <w:pPr>
        <w:pStyle w:val="a0"/>
        <w:numPr>
          <w:ilvl w:val="1"/>
          <w:numId w:val="4"/>
        </w:numPr>
        <w:ind w:firstLineChars="0"/>
      </w:pPr>
      <w:r>
        <w:rPr>
          <w:rFonts w:hint="eastAsia"/>
        </w:rPr>
        <w:t>直管段删除变径，支管合成一根</w:t>
      </w:r>
    </w:p>
    <w:p w14:paraId="2771A166" w14:textId="77777777" w:rsidR="00CC1345" w:rsidRDefault="00CC1345" w:rsidP="00CC1345">
      <w:r>
        <w:rPr>
          <w:noProof/>
        </w:rPr>
        <w:lastRenderedPageBreak/>
        <w:drawing>
          <wp:inline distT="0" distB="0" distL="0" distR="0" wp14:anchorId="256A2D53" wp14:editId="7559A23D">
            <wp:extent cx="5274310" cy="161036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610360"/>
                    </a:xfrm>
                    <a:prstGeom prst="rect">
                      <a:avLst/>
                    </a:prstGeom>
                  </pic:spPr>
                </pic:pic>
              </a:graphicData>
            </a:graphic>
          </wp:inline>
        </w:drawing>
      </w:r>
    </w:p>
    <w:p w14:paraId="4D498226" w14:textId="77777777" w:rsidR="00CC1345" w:rsidRDefault="00CC1345" w:rsidP="00CC1345">
      <w:pPr>
        <w:pStyle w:val="a0"/>
        <w:numPr>
          <w:ilvl w:val="1"/>
          <w:numId w:val="4"/>
        </w:numPr>
        <w:ind w:firstLineChars="0"/>
      </w:pPr>
      <w:r>
        <w:rPr>
          <w:rFonts w:hint="eastAsia"/>
        </w:rPr>
        <w:t>在直管段改变变径的规格</w:t>
      </w:r>
    </w:p>
    <w:p w14:paraId="1812B935" w14:textId="77777777" w:rsidR="00CC1345" w:rsidRDefault="00CC1345" w:rsidP="00CC1345">
      <w:r>
        <w:rPr>
          <w:noProof/>
        </w:rPr>
        <w:drawing>
          <wp:inline distT="0" distB="0" distL="0" distR="0" wp14:anchorId="0AB1FD3E" wp14:editId="694CE965">
            <wp:extent cx="5274310" cy="1748790"/>
            <wp:effectExtent l="0" t="0" r="254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48790"/>
                    </a:xfrm>
                    <a:prstGeom prst="rect">
                      <a:avLst/>
                    </a:prstGeom>
                  </pic:spPr>
                </pic:pic>
              </a:graphicData>
            </a:graphic>
          </wp:inline>
        </w:drawing>
      </w:r>
    </w:p>
    <w:p w14:paraId="2157F215" w14:textId="77777777" w:rsidR="00CC1345" w:rsidRDefault="00CC1345" w:rsidP="00CC1345">
      <w:pPr>
        <w:ind w:firstLine="420"/>
      </w:pPr>
      <w:r>
        <w:rPr>
          <w:rFonts w:hint="eastAsia"/>
        </w:rPr>
        <w:t>变径的变化必然影响相邻直管的长度</w:t>
      </w:r>
    </w:p>
    <w:p w14:paraId="45EEE293" w14:textId="77777777" w:rsidR="00CC1345" w:rsidRDefault="00CC1345" w:rsidP="00CC1345">
      <w:pPr>
        <w:pStyle w:val="a0"/>
        <w:numPr>
          <w:ilvl w:val="0"/>
          <w:numId w:val="27"/>
        </w:numPr>
        <w:ind w:firstLineChars="0"/>
      </w:pPr>
      <w:r>
        <w:rPr>
          <w:rFonts w:hint="eastAsia"/>
        </w:rPr>
        <w:t>三通&amp;四通</w:t>
      </w:r>
    </w:p>
    <w:p w14:paraId="7876FE29" w14:textId="77777777" w:rsidR="00CC1345" w:rsidRDefault="00CC1345" w:rsidP="00CC1345">
      <w:pPr>
        <w:ind w:firstLine="420"/>
      </w:pPr>
      <w:r>
        <w:rPr>
          <w:rFonts w:hint="eastAsia"/>
        </w:rPr>
        <w:t>宽度发生变化的管段前后的三通/四通必然要重新计算。必然也会导致三通/四通连接的其他直管的长度发生变化</w:t>
      </w:r>
    </w:p>
    <w:p w14:paraId="08016628" w14:textId="77777777" w:rsidR="00CC1345" w:rsidRDefault="00CC1345" w:rsidP="00CC1345">
      <w:pPr>
        <w:pStyle w:val="a0"/>
        <w:numPr>
          <w:ilvl w:val="0"/>
          <w:numId w:val="27"/>
        </w:numPr>
        <w:ind w:firstLineChars="0"/>
      </w:pPr>
      <w:r>
        <w:rPr>
          <w:rFonts w:hint="eastAsia"/>
        </w:rPr>
        <w:t>法兰</w:t>
      </w:r>
    </w:p>
    <w:p w14:paraId="38B8B85D" w14:textId="77777777" w:rsidR="00CC1345" w:rsidRDefault="00CC1345" w:rsidP="00CC1345">
      <w:pPr>
        <w:ind w:left="420"/>
      </w:pPr>
      <w:r>
        <w:rPr>
          <w:rFonts w:hint="eastAsia"/>
        </w:rPr>
        <w:t>法兰保持比风管两侧各宽4</w:t>
      </w:r>
      <w:r>
        <w:t>5</w:t>
      </w:r>
    </w:p>
    <w:p w14:paraId="2185AB98" w14:textId="77777777" w:rsidR="00CC1345" w:rsidRDefault="00CC1345" w:rsidP="00CC1345">
      <w:pPr>
        <w:pStyle w:val="a0"/>
        <w:numPr>
          <w:ilvl w:val="0"/>
          <w:numId w:val="27"/>
        </w:numPr>
        <w:ind w:firstLineChars="0"/>
      </w:pPr>
      <w:r>
        <w:rPr>
          <w:rFonts w:hint="eastAsia"/>
        </w:rPr>
        <w:t>阀门</w:t>
      </w:r>
    </w:p>
    <w:p w14:paraId="20149799" w14:textId="77777777" w:rsidR="00CC1345" w:rsidRDefault="00CC1345" w:rsidP="00CC1345">
      <w:pPr>
        <w:pStyle w:val="a0"/>
        <w:ind w:firstLine="480"/>
      </w:pPr>
      <w:r>
        <w:rPr>
          <w:rFonts w:hint="eastAsia"/>
        </w:rPr>
        <w:t>风管上的防火阀、风阀和洞口的“宽度或直径”以及阻抗复合式消声器的“宽度”根据风管的尺寸变化。</w:t>
      </w:r>
    </w:p>
    <w:p w14:paraId="510896F5" w14:textId="77777777" w:rsidR="00CC1345" w:rsidRDefault="00CC1345" w:rsidP="00CC1345">
      <w:pPr>
        <w:pStyle w:val="a0"/>
        <w:numPr>
          <w:ilvl w:val="0"/>
          <w:numId w:val="27"/>
        </w:numPr>
        <w:ind w:firstLineChars="0"/>
      </w:pPr>
      <w:r>
        <w:rPr>
          <w:rFonts w:hint="eastAsia"/>
        </w:rPr>
        <w:t>风管标注</w:t>
      </w:r>
    </w:p>
    <w:p w14:paraId="51940EB1" w14:textId="77777777" w:rsidR="00CC1345" w:rsidRDefault="00CC1345" w:rsidP="00CC1345">
      <w:pPr>
        <w:ind w:firstLine="420"/>
      </w:pPr>
      <w:r>
        <w:rPr>
          <w:rFonts w:hint="eastAsia"/>
        </w:rPr>
        <w:t>风管默认顶部对齐。当风管的高度发生变化时h的值要进行变化。h表达的是风管底部标高。</w:t>
      </w:r>
    </w:p>
    <w:p w14:paraId="38048666" w14:textId="77777777" w:rsidR="00CC1345" w:rsidRDefault="00CC1345" w:rsidP="00CC1345">
      <w:pPr>
        <w:ind w:firstLine="420"/>
      </w:pPr>
      <w:r>
        <w:rPr>
          <w:rFonts w:hint="eastAsia"/>
        </w:rPr>
        <w:t>注意考虑风管标注距离风管的位置。如果在风管的一定范围内找不着该风管的标注则重新生成。</w:t>
      </w:r>
    </w:p>
    <w:p w14:paraId="20A4D8B0" w14:textId="77777777" w:rsidR="00CC1345" w:rsidRDefault="00CC1345" w:rsidP="008945AF">
      <w:pPr>
        <w:pStyle w:val="a0"/>
        <w:ind w:left="420" w:firstLineChars="0" w:firstLine="0"/>
        <w:jc w:val="center"/>
      </w:pPr>
      <w:r>
        <w:rPr>
          <w:noProof/>
        </w:rPr>
        <w:drawing>
          <wp:inline distT="0" distB="0" distL="0" distR="0" wp14:anchorId="46A2B889" wp14:editId="3809E1A1">
            <wp:extent cx="3784821" cy="1693025"/>
            <wp:effectExtent l="0" t="0" r="635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8403" cy="1703574"/>
                    </a:xfrm>
                    <a:prstGeom prst="rect">
                      <a:avLst/>
                    </a:prstGeom>
                  </pic:spPr>
                </pic:pic>
              </a:graphicData>
            </a:graphic>
          </wp:inline>
        </w:drawing>
      </w:r>
    </w:p>
    <w:p w14:paraId="6F19A569" w14:textId="77777777" w:rsidR="00CC1345" w:rsidRDefault="00CC1345" w:rsidP="00CC1345">
      <w:pPr>
        <w:pStyle w:val="a0"/>
        <w:numPr>
          <w:ilvl w:val="0"/>
          <w:numId w:val="27"/>
        </w:numPr>
        <w:ind w:firstLineChars="0"/>
      </w:pPr>
      <w:r>
        <w:rPr>
          <w:rFonts w:hint="eastAsia"/>
        </w:rPr>
        <w:lastRenderedPageBreak/>
        <w:t>风口</w:t>
      </w:r>
    </w:p>
    <w:p w14:paraId="45EBA64E" w14:textId="77777777" w:rsidR="00CC1345" w:rsidRDefault="00CC1345" w:rsidP="00CC1345">
      <w:pPr>
        <w:ind w:left="420"/>
      </w:pPr>
      <w:r>
        <w:rPr>
          <w:rFonts w:hint="eastAsia"/>
        </w:rPr>
        <w:t>不做处理</w:t>
      </w:r>
    </w:p>
    <w:p w14:paraId="3ED46FC0" w14:textId="2D6CA409" w:rsidR="008945AF" w:rsidRDefault="00CC1345" w:rsidP="00183D0B">
      <w:pPr>
        <w:ind w:firstLine="420"/>
        <w:rPr>
          <w:rFonts w:hint="eastAsia"/>
        </w:rPr>
      </w:pPr>
      <w:r>
        <w:rPr>
          <w:rFonts w:hint="eastAsia"/>
        </w:rPr>
        <w:t>实现层面上是将相关段的图元在新的参数下重新生成，应该不需要c</w:t>
      </w:r>
      <w:r>
        <w:t>ase by case</w:t>
      </w:r>
      <w:r>
        <w:rPr>
          <w:rFonts w:hint="eastAsia"/>
        </w:rPr>
        <w:t>去修改图元。</w:t>
      </w:r>
    </w:p>
    <w:p w14:paraId="11820326" w14:textId="22DECB61" w:rsidR="008945AF" w:rsidRPr="008945AF" w:rsidRDefault="008945AF" w:rsidP="00183D0B">
      <w:pPr>
        <w:spacing w:before="240"/>
        <w:rPr>
          <w:b/>
        </w:rPr>
      </w:pPr>
      <w:r w:rsidRPr="008945AF">
        <w:rPr>
          <w:rFonts w:hint="eastAsia"/>
          <w:b/>
        </w:rPr>
        <w:t>极端情况：</w:t>
      </w:r>
    </w:p>
    <w:p w14:paraId="24E5B950" w14:textId="6EB5FDCC" w:rsidR="005A4A09" w:rsidRDefault="00176FED" w:rsidP="005A4A09">
      <w:pPr>
        <w:ind w:firstLine="480"/>
      </w:pPr>
      <w:r>
        <w:rPr>
          <w:rFonts w:hint="eastAsia"/>
        </w:rPr>
        <w:t>管径修改可能导致变径、三通、弯头、四通等</w:t>
      </w:r>
      <w:r w:rsidR="005A4A09">
        <w:rPr>
          <w:rFonts w:hint="eastAsia"/>
        </w:rPr>
        <w:t>连接</w:t>
      </w:r>
      <w:r>
        <w:rPr>
          <w:rFonts w:hint="eastAsia"/>
        </w:rPr>
        <w:t>构件的尺寸过大，进而导致</w:t>
      </w:r>
      <w:r w:rsidR="005A4A09">
        <w:rPr>
          <w:rFonts w:hint="eastAsia"/>
        </w:rPr>
        <w:t>直管段长度为0、连接构件的部分重合或风口和连接构件部分重合的问题。</w:t>
      </w:r>
    </w:p>
    <w:p w14:paraId="582D089A" w14:textId="0C0A1CCC" w:rsidR="008945AF" w:rsidRDefault="005A4A09" w:rsidP="005A4A09">
      <w:r>
        <w:t xml:space="preserve">Case1 </w:t>
      </w:r>
      <w:r>
        <w:rPr>
          <w:rFonts w:hint="eastAsia"/>
        </w:rPr>
        <w:t>直管段长度为0：</w:t>
      </w:r>
    </w:p>
    <w:p w14:paraId="2EA174AD" w14:textId="44F7BA65" w:rsidR="00790D07" w:rsidRDefault="005A4A09" w:rsidP="008945AF">
      <w:r>
        <w:rPr>
          <w:rFonts w:hint="eastAsia"/>
        </w:rPr>
        <w:t xml:space="preserve"> </w:t>
      </w:r>
      <w:r>
        <w:t xml:space="preserve">   </w:t>
      </w:r>
      <w:r>
        <w:rPr>
          <w:rFonts w:hint="eastAsia"/>
        </w:rPr>
        <w:t>不画直管段</w:t>
      </w:r>
    </w:p>
    <w:p w14:paraId="34A9D9AF" w14:textId="4669682F" w:rsidR="005A4A09" w:rsidRDefault="005A4A09" w:rsidP="008945AF">
      <w:r>
        <w:rPr>
          <w:rFonts w:hint="eastAsia"/>
        </w:rPr>
        <w:t>C</w:t>
      </w:r>
      <w:r>
        <w:t xml:space="preserve">ase2 </w:t>
      </w:r>
      <w:r>
        <w:rPr>
          <w:rFonts w:hint="eastAsia"/>
        </w:rPr>
        <w:t>连接构件的部分重合：</w:t>
      </w:r>
    </w:p>
    <w:p w14:paraId="54CEA0B3" w14:textId="7EC26404" w:rsidR="005A4A09" w:rsidRDefault="005A4A09" w:rsidP="008945AF">
      <w:r>
        <w:rPr>
          <w:rFonts w:hint="eastAsia"/>
        </w:rPr>
        <w:t xml:space="preserve"> </w:t>
      </w:r>
      <w:r>
        <w:t xml:space="preserve">   </w:t>
      </w:r>
      <w:r>
        <w:rPr>
          <w:rFonts w:hint="eastAsia"/>
        </w:rPr>
        <w:t>不处理，就重合。</w:t>
      </w:r>
    </w:p>
    <w:p w14:paraId="5F83A66C" w14:textId="0B088EF9" w:rsidR="005A4A09" w:rsidRDefault="005A4A09" w:rsidP="008945AF">
      <w:r>
        <w:rPr>
          <w:rFonts w:hint="eastAsia"/>
        </w:rPr>
        <w:t>C</w:t>
      </w:r>
      <w:r>
        <w:t xml:space="preserve">ase3 </w:t>
      </w:r>
      <w:r>
        <w:rPr>
          <w:rFonts w:hint="eastAsia"/>
        </w:rPr>
        <w:t>风口和连接构件部分重合：</w:t>
      </w:r>
    </w:p>
    <w:p w14:paraId="62619955" w14:textId="297CC5B9" w:rsidR="005A4A09" w:rsidRPr="005A4A09" w:rsidRDefault="005A4A09" w:rsidP="008945AF">
      <w:pPr>
        <w:rPr>
          <w:rFonts w:hint="eastAsia"/>
        </w:rPr>
      </w:pPr>
      <w:r>
        <w:rPr>
          <w:rFonts w:hint="eastAsia"/>
        </w:rPr>
        <w:t xml:space="preserve"> </w:t>
      </w:r>
      <w:r>
        <w:t xml:space="preserve">   </w:t>
      </w:r>
      <w:r>
        <w:rPr>
          <w:rFonts w:hint="eastAsia"/>
        </w:rPr>
        <w:t>不处理，就重合</w:t>
      </w:r>
    </w:p>
    <w:p w14:paraId="24C52392" w14:textId="6E2820FC" w:rsidR="008945AF" w:rsidRDefault="00BC46D1" w:rsidP="008945AF">
      <w:pPr>
        <w:pStyle w:val="2"/>
      </w:pPr>
      <w:r>
        <w:rPr>
          <w:rFonts w:hint="eastAsia"/>
        </w:rPr>
        <w:t>风管重算</w:t>
      </w:r>
    </w:p>
    <w:p w14:paraId="2455AF02" w14:textId="77777777" w:rsidR="009B295A" w:rsidRDefault="007B6414" w:rsidP="009B295A">
      <w:pPr>
        <w:pStyle w:val="3"/>
      </w:pPr>
      <w:r>
        <w:rPr>
          <w:rFonts w:hint="eastAsia"/>
        </w:rPr>
        <w:t>应用场景</w:t>
      </w:r>
    </w:p>
    <w:p w14:paraId="1486640D" w14:textId="59D52EAD" w:rsidR="00BC46D1" w:rsidRDefault="009B295A" w:rsidP="00BC46D1">
      <w:r>
        <w:rPr>
          <w:rFonts w:hint="eastAsia"/>
        </w:rPr>
        <w:t xml:space="preserve"> </w:t>
      </w:r>
      <w:r>
        <w:t xml:space="preserve">   </w:t>
      </w:r>
      <w:r w:rsidR="00183D0B">
        <w:rPr>
          <w:rFonts w:hint="eastAsia"/>
        </w:rPr>
        <w:t>用户修改了风口</w:t>
      </w:r>
      <w:r>
        <w:rPr>
          <w:rFonts w:hint="eastAsia"/>
        </w:rPr>
        <w:t>的位置以后，希望风管可以批量重新计算。这里的批量计算不一定是整个线路，而是某一段节点以后的风管。</w:t>
      </w:r>
    </w:p>
    <w:p w14:paraId="77499996" w14:textId="57A3EF28" w:rsidR="009B295A" w:rsidRDefault="005267FA" w:rsidP="00241DDC">
      <w:pPr>
        <w:pStyle w:val="3"/>
      </w:pPr>
      <w:r>
        <w:rPr>
          <w:rFonts w:hint="eastAsia"/>
        </w:rPr>
        <w:t>操作</w:t>
      </w:r>
      <w:r w:rsidR="00A94A19">
        <w:rPr>
          <w:rFonts w:hint="eastAsia"/>
        </w:rPr>
        <w:t>&amp;处理</w:t>
      </w:r>
    </w:p>
    <w:p w14:paraId="5621A0E2" w14:textId="78562253" w:rsidR="005267FA" w:rsidRDefault="00281DEC" w:rsidP="00026E09">
      <w:pPr>
        <w:pStyle w:val="a0"/>
        <w:numPr>
          <w:ilvl w:val="0"/>
          <w:numId w:val="30"/>
        </w:numPr>
        <w:ind w:firstLineChars="0"/>
      </w:pPr>
      <w:r>
        <w:rPr>
          <w:rFonts w:hint="eastAsia"/>
        </w:rPr>
        <w:t>点击“风管重算”按钮后</w:t>
      </w:r>
      <w:r w:rsidR="00E21150">
        <w:rPr>
          <w:rFonts w:hint="eastAsia"/>
        </w:rPr>
        <w:t>命令行提醒</w:t>
      </w:r>
      <w:r w:rsidR="00F41795">
        <w:rPr>
          <w:rFonts w:hint="eastAsia"/>
        </w:rPr>
        <w:t>“请选中一段中心线或一段风管直管”</w:t>
      </w:r>
      <w:r>
        <w:rPr>
          <w:rFonts w:hint="eastAsia"/>
        </w:rPr>
        <w:t>选中一段风管</w:t>
      </w:r>
      <w:r w:rsidR="00DA273A">
        <w:rPr>
          <w:rFonts w:hint="eastAsia"/>
        </w:rPr>
        <w:t>（或中心线）</w:t>
      </w:r>
      <w:r>
        <w:rPr>
          <w:rFonts w:hint="eastAsia"/>
        </w:rPr>
        <w:t>，然后空格确定。命令</w:t>
      </w:r>
      <w:r>
        <w:rPr>
          <w:rFonts w:hint="eastAsia"/>
        </w:rPr>
        <w:t>T</w:t>
      </w:r>
      <w:r>
        <w:t>HFGCS</w:t>
      </w:r>
      <w:r>
        <w:rPr>
          <w:rFonts w:hint="eastAsia"/>
        </w:rPr>
        <w:t>；</w:t>
      </w:r>
    </w:p>
    <w:p w14:paraId="3E80442D" w14:textId="33F854B8" w:rsidR="005267FA" w:rsidRPr="00740365" w:rsidRDefault="00F41795" w:rsidP="00740365">
      <w:pPr>
        <w:pStyle w:val="a0"/>
        <w:numPr>
          <w:ilvl w:val="0"/>
          <w:numId w:val="30"/>
        </w:numPr>
        <w:ind w:firstLineChars="0"/>
      </w:pPr>
      <w:r>
        <w:rPr>
          <w:rFonts w:hint="eastAsia"/>
        </w:rPr>
        <w:t>通过中心线找到这根中心线以及这根中心线下属所有节点的风口；如果选择的是风管直管，则要先找到对应的中心线；</w:t>
      </w:r>
    </w:p>
    <w:p w14:paraId="3135A7D9" w14:textId="6C8729C2" w:rsidR="00F41795" w:rsidRPr="00F41795" w:rsidRDefault="00F41795" w:rsidP="00F41795">
      <w:pPr>
        <w:pStyle w:val="a0"/>
        <w:numPr>
          <w:ilvl w:val="0"/>
          <w:numId w:val="30"/>
        </w:numPr>
        <w:ind w:firstLineChars="0"/>
        <w:rPr>
          <w:rFonts w:hint="eastAsia"/>
        </w:rPr>
      </w:pPr>
      <w:r>
        <w:rPr>
          <w:rFonts w:hint="eastAsia"/>
        </w:rPr>
        <w:t>基于已有的风口的分布，重生生成风管、弯头、风口、标注等所有图元。</w:t>
      </w:r>
    </w:p>
    <w:p w14:paraId="7DF7F2FC" w14:textId="77777777" w:rsidR="00F41795" w:rsidRDefault="00F41795" w:rsidP="005267FA"/>
    <w:p w14:paraId="065F8D78" w14:textId="77777777" w:rsidR="00F41795" w:rsidRDefault="00F41795" w:rsidP="005267FA">
      <w:r>
        <w:rPr>
          <w:rFonts w:hint="eastAsia"/>
        </w:rPr>
        <w:t>问题：</w:t>
      </w:r>
    </w:p>
    <w:p w14:paraId="7DE0F120" w14:textId="48991C15" w:rsidR="00A94A19" w:rsidRDefault="00F41795" w:rsidP="005267FA">
      <w:r>
        <w:rPr>
          <w:rFonts w:hint="eastAsia"/>
        </w:rPr>
        <w:t xml:space="preserve"> </w:t>
      </w:r>
      <w:r>
        <w:t xml:space="preserve">   </w:t>
      </w:r>
      <w:r>
        <w:rPr>
          <w:rFonts w:hint="eastAsia"/>
        </w:rPr>
        <w:t>风口是人工布置的，如果最后生成出来后发现风口不完全在风管直管上怎么办？</w:t>
      </w:r>
    </w:p>
    <w:p w14:paraId="4133C3EA" w14:textId="2527E8E3" w:rsidR="00F41795" w:rsidRPr="00F41795" w:rsidRDefault="00F41795" w:rsidP="005267FA">
      <w:pPr>
        <w:rPr>
          <w:rFonts w:hint="eastAsia"/>
        </w:rPr>
      </w:pPr>
      <w:r>
        <w:rPr>
          <w:rFonts w:hint="eastAsia"/>
        </w:rPr>
        <w:t>处理方式：不处理</w:t>
      </w:r>
      <w:bookmarkStart w:id="8" w:name="_GoBack"/>
      <w:bookmarkEnd w:id="8"/>
    </w:p>
    <w:p w14:paraId="2DCAC2F2" w14:textId="77777777" w:rsidR="00461F26" w:rsidRDefault="00461F26" w:rsidP="00D67450">
      <w:pPr>
        <w:pStyle w:val="1"/>
      </w:pPr>
      <w:r>
        <w:rPr>
          <w:rFonts w:hint="eastAsia"/>
        </w:rPr>
        <w:t>结合</w:t>
      </w:r>
      <w:r w:rsidR="003D278C">
        <w:rPr>
          <w:rFonts w:hint="eastAsia"/>
        </w:rPr>
        <w:t>机房平面工具</w:t>
      </w:r>
    </w:p>
    <w:p w14:paraId="56A576C9" w14:textId="77777777" w:rsidR="00012B10" w:rsidRDefault="003D278C" w:rsidP="003D278C">
      <w:pPr>
        <w:ind w:firstLine="420"/>
      </w:pPr>
      <w:r>
        <w:rPr>
          <w:rFonts w:hint="eastAsia"/>
        </w:rPr>
        <w:t>在处理逻辑上没有本质区别，将2个工具的流程穿起来即可。</w:t>
      </w:r>
    </w:p>
    <w:p w14:paraId="24CAD1B1" w14:textId="77777777" w:rsidR="003D278C" w:rsidRDefault="00C14F8A" w:rsidP="003D278C">
      <w:pPr>
        <w:jc w:val="center"/>
      </w:pPr>
      <w:r>
        <w:rPr>
          <w:noProof/>
        </w:rPr>
        <w:lastRenderedPageBreak/>
        <w:drawing>
          <wp:inline distT="0" distB="0" distL="0" distR="0" wp14:anchorId="00917094" wp14:editId="669897D5">
            <wp:extent cx="3227638" cy="471022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50320" cy="4743325"/>
                    </a:xfrm>
                    <a:prstGeom prst="rect">
                      <a:avLst/>
                    </a:prstGeom>
                  </pic:spPr>
                </pic:pic>
              </a:graphicData>
            </a:graphic>
          </wp:inline>
        </w:drawing>
      </w:r>
    </w:p>
    <w:p w14:paraId="13DB3085" w14:textId="77777777" w:rsidR="00FA5802" w:rsidRDefault="00FA5802" w:rsidP="00FA5802"/>
    <w:p w14:paraId="5AE12127" w14:textId="77777777" w:rsidR="00FA5802" w:rsidRDefault="00FA5802" w:rsidP="00FA5802"/>
    <w:p w14:paraId="09C1AFE9" w14:textId="77777777" w:rsidR="00FA5802" w:rsidRDefault="00FA5802" w:rsidP="00FA5802">
      <w:r>
        <w:rPr>
          <w:rFonts w:hint="eastAsia"/>
        </w:rPr>
        <w:t>（以下无正文）</w:t>
      </w:r>
    </w:p>
    <w:p w14:paraId="66862FD8" w14:textId="77777777" w:rsidR="00FA5802" w:rsidRDefault="00FA5802">
      <w:pPr>
        <w:widowControl/>
        <w:spacing w:line="240" w:lineRule="auto"/>
        <w:jc w:val="left"/>
      </w:pPr>
      <w:r>
        <w:br w:type="page"/>
      </w:r>
    </w:p>
    <w:tbl>
      <w:tblPr>
        <w:tblStyle w:val="a4"/>
        <w:tblW w:w="0" w:type="auto"/>
        <w:tblLook w:val="04A0" w:firstRow="1" w:lastRow="0" w:firstColumn="1" w:lastColumn="0" w:noHBand="0" w:noVBand="1"/>
      </w:tblPr>
      <w:tblGrid>
        <w:gridCol w:w="1838"/>
        <w:gridCol w:w="6458"/>
      </w:tblGrid>
      <w:tr w:rsidR="00FA5802" w14:paraId="36932A21" w14:textId="77777777" w:rsidTr="00FA5802">
        <w:tc>
          <w:tcPr>
            <w:tcW w:w="1838" w:type="dxa"/>
          </w:tcPr>
          <w:p w14:paraId="44E66622" w14:textId="77777777" w:rsidR="00FA5802" w:rsidRDefault="00FA5802" w:rsidP="00FA5802">
            <w:r>
              <w:rPr>
                <w:rFonts w:hint="eastAsia"/>
              </w:rPr>
              <w:lastRenderedPageBreak/>
              <w:t>技术对接人</w:t>
            </w:r>
          </w:p>
        </w:tc>
        <w:tc>
          <w:tcPr>
            <w:tcW w:w="6458" w:type="dxa"/>
          </w:tcPr>
          <w:p w14:paraId="55E8F912" w14:textId="77777777" w:rsidR="00FA5802" w:rsidRDefault="00FA5802" w:rsidP="00FA5802">
            <w:r>
              <w:rPr>
                <w:rFonts w:hint="eastAsia"/>
              </w:rPr>
              <w:t>签名</w:t>
            </w:r>
          </w:p>
          <w:p w14:paraId="65A815C2" w14:textId="77777777" w:rsidR="00FA5802" w:rsidRDefault="00FA5802" w:rsidP="00FA5802"/>
          <w:p w14:paraId="7C5794BB" w14:textId="77777777" w:rsidR="00FA5802" w:rsidRDefault="00FA5802" w:rsidP="00FA5802"/>
          <w:p w14:paraId="46F1C14B" w14:textId="77777777" w:rsidR="00FA5802" w:rsidRDefault="00FA5802" w:rsidP="00FA5802"/>
          <w:p w14:paraId="439141B9" w14:textId="77777777" w:rsidR="00FA5802" w:rsidRDefault="00FA5802" w:rsidP="00FA5802">
            <w:r>
              <w:rPr>
                <w:rFonts w:hint="eastAsia"/>
              </w:rPr>
              <w:t>日期：</w:t>
            </w:r>
          </w:p>
        </w:tc>
      </w:tr>
      <w:tr w:rsidR="00FA5802" w14:paraId="08008C79" w14:textId="77777777" w:rsidTr="00FA5802">
        <w:tc>
          <w:tcPr>
            <w:tcW w:w="1838" w:type="dxa"/>
          </w:tcPr>
          <w:p w14:paraId="46C3F83F" w14:textId="77777777" w:rsidR="00FA5802" w:rsidRDefault="00FA5802" w:rsidP="00FA5802">
            <w:r>
              <w:rPr>
                <w:rFonts w:hint="eastAsia"/>
              </w:rPr>
              <w:t>产品经理</w:t>
            </w:r>
          </w:p>
        </w:tc>
        <w:tc>
          <w:tcPr>
            <w:tcW w:w="6458" w:type="dxa"/>
          </w:tcPr>
          <w:p w14:paraId="671774EE" w14:textId="77777777" w:rsidR="00FA5802" w:rsidRDefault="00FA5802" w:rsidP="00FA5802">
            <w:r>
              <w:rPr>
                <w:rFonts w:hint="eastAsia"/>
              </w:rPr>
              <w:t>签名</w:t>
            </w:r>
          </w:p>
          <w:p w14:paraId="09EDCBD2" w14:textId="77777777" w:rsidR="00FA5802" w:rsidRDefault="00FA5802" w:rsidP="00FA5802"/>
          <w:p w14:paraId="02B0E659" w14:textId="77777777" w:rsidR="00FA5802" w:rsidRDefault="00FA5802" w:rsidP="00FA5802"/>
          <w:p w14:paraId="57819A81" w14:textId="77777777" w:rsidR="00FA5802" w:rsidRDefault="00FA5802" w:rsidP="00FA5802"/>
          <w:p w14:paraId="22112D38" w14:textId="77777777" w:rsidR="00FA5802" w:rsidRDefault="00FA5802" w:rsidP="00FA5802">
            <w:r>
              <w:rPr>
                <w:rFonts w:hint="eastAsia"/>
              </w:rPr>
              <w:t>日期：</w:t>
            </w:r>
          </w:p>
        </w:tc>
      </w:tr>
      <w:tr w:rsidR="00FA5802" w14:paraId="61627D68" w14:textId="77777777" w:rsidTr="00FA5802">
        <w:tc>
          <w:tcPr>
            <w:tcW w:w="1838" w:type="dxa"/>
          </w:tcPr>
          <w:p w14:paraId="1819AA3E" w14:textId="77777777" w:rsidR="00FA5802" w:rsidRDefault="00FA5802" w:rsidP="00FA5802">
            <w:r>
              <w:rPr>
                <w:rFonts w:hint="eastAsia"/>
              </w:rPr>
              <w:t>技术所长</w:t>
            </w:r>
          </w:p>
        </w:tc>
        <w:tc>
          <w:tcPr>
            <w:tcW w:w="6458" w:type="dxa"/>
          </w:tcPr>
          <w:p w14:paraId="2BA4CD6A" w14:textId="77777777" w:rsidR="00FA5802" w:rsidRDefault="00FA5802" w:rsidP="00FA5802">
            <w:r>
              <w:rPr>
                <w:rFonts w:hint="eastAsia"/>
              </w:rPr>
              <w:t>签名</w:t>
            </w:r>
          </w:p>
          <w:p w14:paraId="74C10FE4" w14:textId="77FE6FD0" w:rsidR="00FA5802" w:rsidRDefault="00E40252" w:rsidP="00FA5802">
            <w:r>
              <w:rPr>
                <w:noProof/>
              </w:rPr>
              <w:drawing>
                <wp:inline distT="0" distB="0" distL="0" distR="0" wp14:anchorId="0CCF16AB" wp14:editId="3095A597">
                  <wp:extent cx="809625" cy="114513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09625" cy="1145134"/>
                          </a:xfrm>
                          <a:prstGeom prst="rect">
                            <a:avLst/>
                          </a:prstGeom>
                          <a:noFill/>
                          <a:ln>
                            <a:noFill/>
                          </a:ln>
                        </pic:spPr>
                      </pic:pic>
                    </a:graphicData>
                  </a:graphic>
                </wp:inline>
              </w:drawing>
            </w:r>
          </w:p>
          <w:p w14:paraId="2D8BA5C0" w14:textId="77777777" w:rsidR="00FA5802" w:rsidRDefault="00FA5802" w:rsidP="00FA5802">
            <w:r>
              <w:rPr>
                <w:rFonts w:hint="eastAsia"/>
              </w:rPr>
              <w:t>日期：</w:t>
            </w:r>
          </w:p>
        </w:tc>
      </w:tr>
    </w:tbl>
    <w:p w14:paraId="1A71E3A3" w14:textId="77777777" w:rsidR="00FA5802" w:rsidRPr="00012B10" w:rsidRDefault="00FA5802" w:rsidP="00FA5802"/>
    <w:sectPr w:rsidR="00FA5802" w:rsidRPr="00012B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0B0715" w14:textId="77777777" w:rsidR="005C0B16" w:rsidRDefault="005C0B16" w:rsidP="007D7C21">
      <w:pPr>
        <w:spacing w:line="240" w:lineRule="auto"/>
      </w:pPr>
      <w:r>
        <w:separator/>
      </w:r>
    </w:p>
  </w:endnote>
  <w:endnote w:type="continuationSeparator" w:id="0">
    <w:p w14:paraId="2DB2C2B9" w14:textId="77777777" w:rsidR="005C0B16" w:rsidRDefault="005C0B16" w:rsidP="007D7C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B13E9B" w14:textId="77777777" w:rsidR="005C0B16" w:rsidRDefault="005C0B16" w:rsidP="007D7C21">
      <w:pPr>
        <w:spacing w:line="240" w:lineRule="auto"/>
      </w:pPr>
      <w:r>
        <w:separator/>
      </w:r>
    </w:p>
  </w:footnote>
  <w:footnote w:type="continuationSeparator" w:id="0">
    <w:p w14:paraId="11C9DF71" w14:textId="77777777" w:rsidR="005C0B16" w:rsidRDefault="005C0B16" w:rsidP="007D7C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E5EB5"/>
    <w:multiLevelType w:val="hybridMultilevel"/>
    <w:tmpl w:val="0D1082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D666DD"/>
    <w:multiLevelType w:val="hybridMultilevel"/>
    <w:tmpl w:val="5054FD44"/>
    <w:lvl w:ilvl="0" w:tplc="A71C7A38">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4B5306"/>
    <w:multiLevelType w:val="hybridMultilevel"/>
    <w:tmpl w:val="CA084CC0"/>
    <w:lvl w:ilvl="0" w:tplc="04090011">
      <w:start w:val="1"/>
      <w:numFmt w:val="decimal"/>
      <w:lvlText w:val="%1)"/>
      <w:lvlJc w:val="left"/>
      <w:pPr>
        <w:ind w:left="780" w:hanging="36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10D4C27"/>
    <w:multiLevelType w:val="hybridMultilevel"/>
    <w:tmpl w:val="9BB28B9E"/>
    <w:lvl w:ilvl="0" w:tplc="5F9E8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B86695"/>
    <w:multiLevelType w:val="hybridMultilevel"/>
    <w:tmpl w:val="FDBA76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B325E1"/>
    <w:multiLevelType w:val="hybridMultilevel"/>
    <w:tmpl w:val="0CEC38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B233DD"/>
    <w:multiLevelType w:val="hybridMultilevel"/>
    <w:tmpl w:val="A5C29B80"/>
    <w:lvl w:ilvl="0" w:tplc="04090011">
      <w:start w:val="1"/>
      <w:numFmt w:val="decimal"/>
      <w:lvlText w:val="%1)"/>
      <w:lvlJc w:val="left"/>
      <w:pPr>
        <w:ind w:left="780" w:hanging="36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2B36E50"/>
    <w:multiLevelType w:val="hybridMultilevel"/>
    <w:tmpl w:val="8EB684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DA463B"/>
    <w:multiLevelType w:val="hybridMultilevel"/>
    <w:tmpl w:val="943A1E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024053"/>
    <w:multiLevelType w:val="hybridMultilevel"/>
    <w:tmpl w:val="E488EAE0"/>
    <w:lvl w:ilvl="0" w:tplc="0409000F">
      <w:start w:val="1"/>
      <w:numFmt w:val="decimal"/>
      <w:lvlText w:val="%1."/>
      <w:lvlJc w:val="left"/>
      <w:pPr>
        <w:ind w:left="780" w:hanging="36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C9F0F57"/>
    <w:multiLevelType w:val="hybridMultilevel"/>
    <w:tmpl w:val="1292C2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667D9E"/>
    <w:multiLevelType w:val="hybridMultilevel"/>
    <w:tmpl w:val="1292C2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A52295"/>
    <w:multiLevelType w:val="hybridMultilevel"/>
    <w:tmpl w:val="FDBA76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BA862CC"/>
    <w:multiLevelType w:val="hybridMultilevel"/>
    <w:tmpl w:val="08C6FF76"/>
    <w:lvl w:ilvl="0" w:tplc="04090011">
      <w:start w:val="1"/>
      <w:numFmt w:val="decimal"/>
      <w:lvlText w:val="%1)"/>
      <w:lvlJc w:val="left"/>
      <w:pPr>
        <w:ind w:left="780" w:hanging="36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5157AE2"/>
    <w:multiLevelType w:val="hybridMultilevel"/>
    <w:tmpl w:val="C19C32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260013"/>
    <w:multiLevelType w:val="hybridMultilevel"/>
    <w:tmpl w:val="FF2E15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84071B"/>
    <w:multiLevelType w:val="hybridMultilevel"/>
    <w:tmpl w:val="75E098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B41B97"/>
    <w:multiLevelType w:val="hybridMultilevel"/>
    <w:tmpl w:val="D108DB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7AB291E"/>
    <w:multiLevelType w:val="hybridMultilevel"/>
    <w:tmpl w:val="487E8746"/>
    <w:lvl w:ilvl="0" w:tplc="04090011">
      <w:start w:val="1"/>
      <w:numFmt w:val="decimal"/>
      <w:lvlText w:val="%1)"/>
      <w:lvlJc w:val="left"/>
      <w:pPr>
        <w:ind w:left="780" w:hanging="36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47D32BBE"/>
    <w:multiLevelType w:val="hybridMultilevel"/>
    <w:tmpl w:val="413050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2A1BA4"/>
    <w:multiLevelType w:val="hybridMultilevel"/>
    <w:tmpl w:val="EAE60F0E"/>
    <w:lvl w:ilvl="0" w:tplc="04090011">
      <w:start w:val="1"/>
      <w:numFmt w:val="decimal"/>
      <w:lvlText w:val="%1)"/>
      <w:lvlJc w:val="left"/>
      <w:pPr>
        <w:ind w:left="780" w:hanging="36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9E335CC"/>
    <w:multiLevelType w:val="hybridMultilevel"/>
    <w:tmpl w:val="413050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B7A206C"/>
    <w:multiLevelType w:val="hybridMultilevel"/>
    <w:tmpl w:val="8C7C0F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E645CF9"/>
    <w:multiLevelType w:val="hybridMultilevel"/>
    <w:tmpl w:val="9B3617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1CB705B"/>
    <w:multiLevelType w:val="hybridMultilevel"/>
    <w:tmpl w:val="D94240F6"/>
    <w:lvl w:ilvl="0" w:tplc="22B4B25A">
      <w:start w:val="8"/>
      <w:numFmt w:val="bullet"/>
      <w:lvlText w:val="-"/>
      <w:lvlJc w:val="left"/>
      <w:pPr>
        <w:ind w:left="360" w:hanging="360"/>
      </w:pPr>
      <w:rPr>
        <w:rFonts w:ascii="宋体" w:eastAsia="宋体" w:hAnsi="宋体" w:cstheme="minorBidi" w:hint="eastAsia"/>
      </w:rPr>
    </w:lvl>
    <w:lvl w:ilvl="1" w:tplc="22B4B25A">
      <w:start w:val="8"/>
      <w:numFmt w:val="bullet"/>
      <w:lvlText w:val="-"/>
      <w:lvlJc w:val="left"/>
      <w:pPr>
        <w:ind w:left="420" w:hanging="420"/>
      </w:pPr>
      <w:rPr>
        <w:rFonts w:ascii="宋体" w:eastAsia="宋体" w:hAnsi="宋体" w:cstheme="minorBidi" w:hint="eastAsia"/>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655B2D3E"/>
    <w:multiLevelType w:val="multilevel"/>
    <w:tmpl w:val="DFD451A2"/>
    <w:lvl w:ilvl="0">
      <w:start w:val="1"/>
      <w:numFmt w:val="decimal"/>
      <w:pStyle w:val="1"/>
      <w:lvlText w:val="%1."/>
      <w:lvlJc w:val="left"/>
      <w:pPr>
        <w:ind w:left="360" w:hanging="360"/>
      </w:pPr>
      <w:rPr>
        <w:rFonts w:hint="default"/>
      </w:rPr>
    </w:lvl>
    <w:lvl w:ilvl="1">
      <w:start w:val="1"/>
      <w:numFmt w:val="decimal"/>
      <w:pStyle w:val="2"/>
      <w:isLgl/>
      <w:lvlText w:val="%1.%2"/>
      <w:lvlJc w:val="left"/>
      <w:pPr>
        <w:ind w:left="480" w:hanging="480"/>
      </w:pPr>
      <w:rPr>
        <w:rFonts w:hint="default"/>
      </w:rPr>
    </w:lvl>
    <w:lvl w:ilvl="2">
      <w:start w:val="1"/>
      <w:numFmt w:val="decimal"/>
      <w:pStyle w:val="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6" w15:restartNumberingAfterBreak="0">
    <w:nsid w:val="65844F2F"/>
    <w:multiLevelType w:val="hybridMultilevel"/>
    <w:tmpl w:val="F80698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C20DAC"/>
    <w:multiLevelType w:val="hybridMultilevel"/>
    <w:tmpl w:val="9DBEFB08"/>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8" w15:restartNumberingAfterBreak="0">
    <w:nsid w:val="7C732B2D"/>
    <w:multiLevelType w:val="hybridMultilevel"/>
    <w:tmpl w:val="B1AC8A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D62595D"/>
    <w:multiLevelType w:val="hybridMultilevel"/>
    <w:tmpl w:val="0BD2B8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29"/>
  </w:num>
  <w:num w:numId="3">
    <w:abstractNumId w:val="27"/>
  </w:num>
  <w:num w:numId="4">
    <w:abstractNumId w:val="24"/>
  </w:num>
  <w:num w:numId="5">
    <w:abstractNumId w:val="7"/>
  </w:num>
  <w:num w:numId="6">
    <w:abstractNumId w:val="26"/>
  </w:num>
  <w:num w:numId="7">
    <w:abstractNumId w:val="16"/>
  </w:num>
  <w:num w:numId="8">
    <w:abstractNumId w:val="8"/>
  </w:num>
  <w:num w:numId="9">
    <w:abstractNumId w:val="12"/>
  </w:num>
  <w:num w:numId="10">
    <w:abstractNumId w:val="23"/>
  </w:num>
  <w:num w:numId="11">
    <w:abstractNumId w:val="5"/>
  </w:num>
  <w:num w:numId="12">
    <w:abstractNumId w:val="13"/>
  </w:num>
  <w:num w:numId="13">
    <w:abstractNumId w:val="6"/>
  </w:num>
  <w:num w:numId="14">
    <w:abstractNumId w:val="4"/>
  </w:num>
  <w:num w:numId="15">
    <w:abstractNumId w:val="2"/>
  </w:num>
  <w:num w:numId="16">
    <w:abstractNumId w:val="9"/>
  </w:num>
  <w:num w:numId="17">
    <w:abstractNumId w:val="20"/>
  </w:num>
  <w:num w:numId="18">
    <w:abstractNumId w:val="18"/>
  </w:num>
  <w:num w:numId="19">
    <w:abstractNumId w:val="14"/>
  </w:num>
  <w:num w:numId="20">
    <w:abstractNumId w:val="10"/>
  </w:num>
  <w:num w:numId="21">
    <w:abstractNumId w:val="3"/>
  </w:num>
  <w:num w:numId="22">
    <w:abstractNumId w:val="17"/>
  </w:num>
  <w:num w:numId="23">
    <w:abstractNumId w:val="11"/>
  </w:num>
  <w:num w:numId="24">
    <w:abstractNumId w:val="15"/>
  </w:num>
  <w:num w:numId="25">
    <w:abstractNumId w:val="21"/>
  </w:num>
  <w:num w:numId="26">
    <w:abstractNumId w:val="1"/>
  </w:num>
  <w:num w:numId="27">
    <w:abstractNumId w:val="22"/>
  </w:num>
  <w:num w:numId="28">
    <w:abstractNumId w:val="19"/>
  </w:num>
  <w:num w:numId="29">
    <w:abstractNumId w:val="0"/>
  </w:num>
  <w:num w:numId="30">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马力">
    <w15:presenceInfo w15:providerId="AD" w15:userId="S-1-5-21-1659004503-1060284298-725345543-482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B4D"/>
    <w:rsid w:val="00003499"/>
    <w:rsid w:val="0001066D"/>
    <w:rsid w:val="00012B10"/>
    <w:rsid w:val="00015081"/>
    <w:rsid w:val="00020B6B"/>
    <w:rsid w:val="00026A82"/>
    <w:rsid w:val="000300FA"/>
    <w:rsid w:val="0003264B"/>
    <w:rsid w:val="00042E12"/>
    <w:rsid w:val="000513E9"/>
    <w:rsid w:val="000515D6"/>
    <w:rsid w:val="0006743B"/>
    <w:rsid w:val="0007141D"/>
    <w:rsid w:val="00075CB5"/>
    <w:rsid w:val="000770B5"/>
    <w:rsid w:val="000860B2"/>
    <w:rsid w:val="00091B2D"/>
    <w:rsid w:val="000B2595"/>
    <w:rsid w:val="000B5B4D"/>
    <w:rsid w:val="000C1560"/>
    <w:rsid w:val="000C662E"/>
    <w:rsid w:val="000C779B"/>
    <w:rsid w:val="000D09ED"/>
    <w:rsid w:val="000E2AE2"/>
    <w:rsid w:val="000E307E"/>
    <w:rsid w:val="000E4600"/>
    <w:rsid w:val="000E546A"/>
    <w:rsid w:val="000E65A3"/>
    <w:rsid w:val="000F056E"/>
    <w:rsid w:val="000F2230"/>
    <w:rsid w:val="000F74D7"/>
    <w:rsid w:val="000F789F"/>
    <w:rsid w:val="0010686B"/>
    <w:rsid w:val="00106AF5"/>
    <w:rsid w:val="0012612F"/>
    <w:rsid w:val="00131501"/>
    <w:rsid w:val="001315FC"/>
    <w:rsid w:val="00132C20"/>
    <w:rsid w:val="0013498D"/>
    <w:rsid w:val="00135F0F"/>
    <w:rsid w:val="001364B3"/>
    <w:rsid w:val="00137C5C"/>
    <w:rsid w:val="001443F1"/>
    <w:rsid w:val="00146301"/>
    <w:rsid w:val="00155009"/>
    <w:rsid w:val="00164FA9"/>
    <w:rsid w:val="00165104"/>
    <w:rsid w:val="00171950"/>
    <w:rsid w:val="00176666"/>
    <w:rsid w:val="00176FED"/>
    <w:rsid w:val="00183D0B"/>
    <w:rsid w:val="00187CA0"/>
    <w:rsid w:val="001970C4"/>
    <w:rsid w:val="001B2306"/>
    <w:rsid w:val="001B561D"/>
    <w:rsid w:val="001B6CD5"/>
    <w:rsid w:val="001B7AB7"/>
    <w:rsid w:val="001C1E41"/>
    <w:rsid w:val="001C2370"/>
    <w:rsid w:val="001C52CB"/>
    <w:rsid w:val="001C717A"/>
    <w:rsid w:val="001C7583"/>
    <w:rsid w:val="001C7DA8"/>
    <w:rsid w:val="001D0B8D"/>
    <w:rsid w:val="001D106B"/>
    <w:rsid w:val="001D3569"/>
    <w:rsid w:val="001D533E"/>
    <w:rsid w:val="001D79CF"/>
    <w:rsid w:val="001E1971"/>
    <w:rsid w:val="001E6E38"/>
    <w:rsid w:val="001F0817"/>
    <w:rsid w:val="001F39AB"/>
    <w:rsid w:val="00217CD4"/>
    <w:rsid w:val="00221089"/>
    <w:rsid w:val="00223B23"/>
    <w:rsid w:val="002314E2"/>
    <w:rsid w:val="002345A2"/>
    <w:rsid w:val="002345EB"/>
    <w:rsid w:val="002373E8"/>
    <w:rsid w:val="0024138A"/>
    <w:rsid w:val="002414A1"/>
    <w:rsid w:val="00241DDC"/>
    <w:rsid w:val="00250C84"/>
    <w:rsid w:val="002515F8"/>
    <w:rsid w:val="00257A4B"/>
    <w:rsid w:val="00261376"/>
    <w:rsid w:val="00264D60"/>
    <w:rsid w:val="002656D4"/>
    <w:rsid w:val="00266320"/>
    <w:rsid w:val="0026747F"/>
    <w:rsid w:val="00270B34"/>
    <w:rsid w:val="00273D8C"/>
    <w:rsid w:val="00280488"/>
    <w:rsid w:val="00281DEC"/>
    <w:rsid w:val="00291791"/>
    <w:rsid w:val="00294477"/>
    <w:rsid w:val="002A3F3F"/>
    <w:rsid w:val="002B0CA1"/>
    <w:rsid w:val="002B5DA5"/>
    <w:rsid w:val="002D249E"/>
    <w:rsid w:val="002F29DA"/>
    <w:rsid w:val="002F2EAB"/>
    <w:rsid w:val="002F3A90"/>
    <w:rsid w:val="002F3E51"/>
    <w:rsid w:val="00311211"/>
    <w:rsid w:val="00322E9A"/>
    <w:rsid w:val="003235CC"/>
    <w:rsid w:val="00323A07"/>
    <w:rsid w:val="00324F58"/>
    <w:rsid w:val="00334D3F"/>
    <w:rsid w:val="00334FDB"/>
    <w:rsid w:val="00341AD5"/>
    <w:rsid w:val="00345EF4"/>
    <w:rsid w:val="00350AF2"/>
    <w:rsid w:val="0035257F"/>
    <w:rsid w:val="003618B0"/>
    <w:rsid w:val="00365E37"/>
    <w:rsid w:val="0036708D"/>
    <w:rsid w:val="003712DA"/>
    <w:rsid w:val="00374AD8"/>
    <w:rsid w:val="00375F3E"/>
    <w:rsid w:val="003809B2"/>
    <w:rsid w:val="003860E7"/>
    <w:rsid w:val="003864A5"/>
    <w:rsid w:val="0039080F"/>
    <w:rsid w:val="00393944"/>
    <w:rsid w:val="00394E05"/>
    <w:rsid w:val="0039663C"/>
    <w:rsid w:val="003A11C2"/>
    <w:rsid w:val="003A7B83"/>
    <w:rsid w:val="003A7CE5"/>
    <w:rsid w:val="003B5BBE"/>
    <w:rsid w:val="003C2068"/>
    <w:rsid w:val="003C2D59"/>
    <w:rsid w:val="003C480E"/>
    <w:rsid w:val="003C53A2"/>
    <w:rsid w:val="003D278C"/>
    <w:rsid w:val="003F054F"/>
    <w:rsid w:val="003F74A4"/>
    <w:rsid w:val="00402DF3"/>
    <w:rsid w:val="00402E2C"/>
    <w:rsid w:val="004165B4"/>
    <w:rsid w:val="0041695D"/>
    <w:rsid w:val="00420DFC"/>
    <w:rsid w:val="004216F3"/>
    <w:rsid w:val="004249EF"/>
    <w:rsid w:val="00424A2C"/>
    <w:rsid w:val="004256A8"/>
    <w:rsid w:val="004317B1"/>
    <w:rsid w:val="0043210E"/>
    <w:rsid w:val="004333A9"/>
    <w:rsid w:val="00440ABA"/>
    <w:rsid w:val="00441912"/>
    <w:rsid w:val="0044310B"/>
    <w:rsid w:val="004549C7"/>
    <w:rsid w:val="00461F26"/>
    <w:rsid w:val="00462B22"/>
    <w:rsid w:val="0047475C"/>
    <w:rsid w:val="00477768"/>
    <w:rsid w:val="0048091D"/>
    <w:rsid w:val="00481DEC"/>
    <w:rsid w:val="004839E9"/>
    <w:rsid w:val="0048619F"/>
    <w:rsid w:val="00493670"/>
    <w:rsid w:val="00496091"/>
    <w:rsid w:val="00496FDB"/>
    <w:rsid w:val="004A1123"/>
    <w:rsid w:val="004C1287"/>
    <w:rsid w:val="004C7223"/>
    <w:rsid w:val="004E6B40"/>
    <w:rsid w:val="004E7782"/>
    <w:rsid w:val="004F2764"/>
    <w:rsid w:val="004F2E9B"/>
    <w:rsid w:val="005006BF"/>
    <w:rsid w:val="00503A2F"/>
    <w:rsid w:val="00507603"/>
    <w:rsid w:val="0050781F"/>
    <w:rsid w:val="005135AC"/>
    <w:rsid w:val="00521C18"/>
    <w:rsid w:val="00523D06"/>
    <w:rsid w:val="00525CC9"/>
    <w:rsid w:val="005267FA"/>
    <w:rsid w:val="00530187"/>
    <w:rsid w:val="005301E0"/>
    <w:rsid w:val="005322F8"/>
    <w:rsid w:val="005324D7"/>
    <w:rsid w:val="00532E4F"/>
    <w:rsid w:val="00535866"/>
    <w:rsid w:val="00545EAF"/>
    <w:rsid w:val="005473B1"/>
    <w:rsid w:val="00547800"/>
    <w:rsid w:val="005602B2"/>
    <w:rsid w:val="00565F8D"/>
    <w:rsid w:val="005675A5"/>
    <w:rsid w:val="0057329A"/>
    <w:rsid w:val="005733A4"/>
    <w:rsid w:val="00576BCE"/>
    <w:rsid w:val="00584282"/>
    <w:rsid w:val="005873A4"/>
    <w:rsid w:val="00590F43"/>
    <w:rsid w:val="00593D51"/>
    <w:rsid w:val="0059668B"/>
    <w:rsid w:val="00596B7A"/>
    <w:rsid w:val="005A2240"/>
    <w:rsid w:val="005A468F"/>
    <w:rsid w:val="005A4A09"/>
    <w:rsid w:val="005A55F9"/>
    <w:rsid w:val="005C0B16"/>
    <w:rsid w:val="005C76B1"/>
    <w:rsid w:val="005D702D"/>
    <w:rsid w:val="005E3DFB"/>
    <w:rsid w:val="005E627C"/>
    <w:rsid w:val="00610970"/>
    <w:rsid w:val="00612C5C"/>
    <w:rsid w:val="006136FE"/>
    <w:rsid w:val="006217F9"/>
    <w:rsid w:val="00623BE9"/>
    <w:rsid w:val="00630B19"/>
    <w:rsid w:val="00630CCE"/>
    <w:rsid w:val="00631B2D"/>
    <w:rsid w:val="00636F96"/>
    <w:rsid w:val="00644DD6"/>
    <w:rsid w:val="006458BE"/>
    <w:rsid w:val="00650632"/>
    <w:rsid w:val="006547F6"/>
    <w:rsid w:val="00664CD7"/>
    <w:rsid w:val="006746AC"/>
    <w:rsid w:val="00680E48"/>
    <w:rsid w:val="00682A84"/>
    <w:rsid w:val="00696D88"/>
    <w:rsid w:val="006975BA"/>
    <w:rsid w:val="006B028F"/>
    <w:rsid w:val="006B1B68"/>
    <w:rsid w:val="006B5721"/>
    <w:rsid w:val="006D20D1"/>
    <w:rsid w:val="006D5105"/>
    <w:rsid w:val="006E0D6A"/>
    <w:rsid w:val="006E455A"/>
    <w:rsid w:val="006E7CFB"/>
    <w:rsid w:val="006F52A9"/>
    <w:rsid w:val="006F61B6"/>
    <w:rsid w:val="00701267"/>
    <w:rsid w:val="0071089A"/>
    <w:rsid w:val="00714A06"/>
    <w:rsid w:val="00722BC5"/>
    <w:rsid w:val="0072691A"/>
    <w:rsid w:val="0073437E"/>
    <w:rsid w:val="00740365"/>
    <w:rsid w:val="00740A1E"/>
    <w:rsid w:val="00744FF6"/>
    <w:rsid w:val="00750B22"/>
    <w:rsid w:val="00752DBA"/>
    <w:rsid w:val="00764989"/>
    <w:rsid w:val="00767F4E"/>
    <w:rsid w:val="00770E4A"/>
    <w:rsid w:val="0077366D"/>
    <w:rsid w:val="00785A0A"/>
    <w:rsid w:val="00790D07"/>
    <w:rsid w:val="007948E4"/>
    <w:rsid w:val="007954C6"/>
    <w:rsid w:val="007A2C4C"/>
    <w:rsid w:val="007A73FF"/>
    <w:rsid w:val="007B6414"/>
    <w:rsid w:val="007C7D57"/>
    <w:rsid w:val="007D063D"/>
    <w:rsid w:val="007D066C"/>
    <w:rsid w:val="007D1AC5"/>
    <w:rsid w:val="007D3B85"/>
    <w:rsid w:val="007D7C21"/>
    <w:rsid w:val="007D7FAA"/>
    <w:rsid w:val="007E0C94"/>
    <w:rsid w:val="007E7696"/>
    <w:rsid w:val="007E7E75"/>
    <w:rsid w:val="007F224B"/>
    <w:rsid w:val="007F7245"/>
    <w:rsid w:val="00801097"/>
    <w:rsid w:val="00801928"/>
    <w:rsid w:val="008060E0"/>
    <w:rsid w:val="0080617A"/>
    <w:rsid w:val="008062ED"/>
    <w:rsid w:val="00811C25"/>
    <w:rsid w:val="008167AE"/>
    <w:rsid w:val="008218F8"/>
    <w:rsid w:val="008252B0"/>
    <w:rsid w:val="00837472"/>
    <w:rsid w:val="00844EC9"/>
    <w:rsid w:val="008519C1"/>
    <w:rsid w:val="008521A3"/>
    <w:rsid w:val="008525F3"/>
    <w:rsid w:val="00855B6C"/>
    <w:rsid w:val="00861CAC"/>
    <w:rsid w:val="008729A3"/>
    <w:rsid w:val="00874DD6"/>
    <w:rsid w:val="0089289E"/>
    <w:rsid w:val="008945AF"/>
    <w:rsid w:val="0089662F"/>
    <w:rsid w:val="008A5584"/>
    <w:rsid w:val="008A625D"/>
    <w:rsid w:val="008A7B90"/>
    <w:rsid w:val="008C1B92"/>
    <w:rsid w:val="008C377C"/>
    <w:rsid w:val="008C4566"/>
    <w:rsid w:val="008D2E34"/>
    <w:rsid w:val="008D4390"/>
    <w:rsid w:val="008D4E0A"/>
    <w:rsid w:val="008E1FE5"/>
    <w:rsid w:val="009000A0"/>
    <w:rsid w:val="00900B27"/>
    <w:rsid w:val="009022DD"/>
    <w:rsid w:val="009024EC"/>
    <w:rsid w:val="00902C80"/>
    <w:rsid w:val="0090792A"/>
    <w:rsid w:val="00910A98"/>
    <w:rsid w:val="00912BF9"/>
    <w:rsid w:val="00912D02"/>
    <w:rsid w:val="00923831"/>
    <w:rsid w:val="00932F27"/>
    <w:rsid w:val="0093315C"/>
    <w:rsid w:val="009358CA"/>
    <w:rsid w:val="009371AF"/>
    <w:rsid w:val="00952312"/>
    <w:rsid w:val="00954AC4"/>
    <w:rsid w:val="00955B7C"/>
    <w:rsid w:val="00955F50"/>
    <w:rsid w:val="00963D78"/>
    <w:rsid w:val="00964CC9"/>
    <w:rsid w:val="009665F5"/>
    <w:rsid w:val="009758FF"/>
    <w:rsid w:val="00982491"/>
    <w:rsid w:val="00985365"/>
    <w:rsid w:val="00990E8C"/>
    <w:rsid w:val="0099140E"/>
    <w:rsid w:val="009926D3"/>
    <w:rsid w:val="00993142"/>
    <w:rsid w:val="0099380F"/>
    <w:rsid w:val="009953E7"/>
    <w:rsid w:val="00996337"/>
    <w:rsid w:val="009A06D5"/>
    <w:rsid w:val="009A25D0"/>
    <w:rsid w:val="009B295A"/>
    <w:rsid w:val="009B4FC8"/>
    <w:rsid w:val="009C04BA"/>
    <w:rsid w:val="009D4DB3"/>
    <w:rsid w:val="009E63C6"/>
    <w:rsid w:val="009F4317"/>
    <w:rsid w:val="009F47B7"/>
    <w:rsid w:val="00A0061B"/>
    <w:rsid w:val="00A024DB"/>
    <w:rsid w:val="00A04252"/>
    <w:rsid w:val="00A07B07"/>
    <w:rsid w:val="00A2492F"/>
    <w:rsid w:val="00A27104"/>
    <w:rsid w:val="00A378F7"/>
    <w:rsid w:val="00A40A57"/>
    <w:rsid w:val="00A4637F"/>
    <w:rsid w:val="00A55362"/>
    <w:rsid w:val="00A55471"/>
    <w:rsid w:val="00A6388B"/>
    <w:rsid w:val="00A64EBB"/>
    <w:rsid w:val="00A70CB4"/>
    <w:rsid w:val="00A933FF"/>
    <w:rsid w:val="00A94A19"/>
    <w:rsid w:val="00A94DD3"/>
    <w:rsid w:val="00AC031C"/>
    <w:rsid w:val="00AC4104"/>
    <w:rsid w:val="00AC5C95"/>
    <w:rsid w:val="00AD2549"/>
    <w:rsid w:val="00AD67BF"/>
    <w:rsid w:val="00AE44CB"/>
    <w:rsid w:val="00AE56F7"/>
    <w:rsid w:val="00AF5F84"/>
    <w:rsid w:val="00B04602"/>
    <w:rsid w:val="00B16F4C"/>
    <w:rsid w:val="00B214D5"/>
    <w:rsid w:val="00B24068"/>
    <w:rsid w:val="00B32E56"/>
    <w:rsid w:val="00B333CD"/>
    <w:rsid w:val="00B37CAE"/>
    <w:rsid w:val="00B4527B"/>
    <w:rsid w:val="00B45DC4"/>
    <w:rsid w:val="00B55C15"/>
    <w:rsid w:val="00B70BD8"/>
    <w:rsid w:val="00B713FB"/>
    <w:rsid w:val="00B71CA7"/>
    <w:rsid w:val="00B74E36"/>
    <w:rsid w:val="00B75044"/>
    <w:rsid w:val="00B757E7"/>
    <w:rsid w:val="00B80651"/>
    <w:rsid w:val="00B84FAC"/>
    <w:rsid w:val="00B8677E"/>
    <w:rsid w:val="00B9070C"/>
    <w:rsid w:val="00B909A7"/>
    <w:rsid w:val="00B9163F"/>
    <w:rsid w:val="00BA1075"/>
    <w:rsid w:val="00BA1E7C"/>
    <w:rsid w:val="00BA6D52"/>
    <w:rsid w:val="00BB0B8E"/>
    <w:rsid w:val="00BB70CA"/>
    <w:rsid w:val="00BC46D1"/>
    <w:rsid w:val="00BD0DC9"/>
    <w:rsid w:val="00BF29FE"/>
    <w:rsid w:val="00BF4541"/>
    <w:rsid w:val="00BF54E6"/>
    <w:rsid w:val="00BF7AEB"/>
    <w:rsid w:val="00C00106"/>
    <w:rsid w:val="00C11651"/>
    <w:rsid w:val="00C12191"/>
    <w:rsid w:val="00C127FF"/>
    <w:rsid w:val="00C13A54"/>
    <w:rsid w:val="00C14F8A"/>
    <w:rsid w:val="00C1659F"/>
    <w:rsid w:val="00C217B7"/>
    <w:rsid w:val="00C22C0F"/>
    <w:rsid w:val="00C274E1"/>
    <w:rsid w:val="00C32C91"/>
    <w:rsid w:val="00C40291"/>
    <w:rsid w:val="00C40EE7"/>
    <w:rsid w:val="00C417C3"/>
    <w:rsid w:val="00C42377"/>
    <w:rsid w:val="00C44A56"/>
    <w:rsid w:val="00C57DEB"/>
    <w:rsid w:val="00C57E7C"/>
    <w:rsid w:val="00C64572"/>
    <w:rsid w:val="00C662A9"/>
    <w:rsid w:val="00C669F5"/>
    <w:rsid w:val="00C73452"/>
    <w:rsid w:val="00C734D7"/>
    <w:rsid w:val="00C74DB6"/>
    <w:rsid w:val="00C7614D"/>
    <w:rsid w:val="00C81EE2"/>
    <w:rsid w:val="00C82AA5"/>
    <w:rsid w:val="00C90D5B"/>
    <w:rsid w:val="00C90F86"/>
    <w:rsid w:val="00C911BD"/>
    <w:rsid w:val="00C9219E"/>
    <w:rsid w:val="00C94EFC"/>
    <w:rsid w:val="00CA31CE"/>
    <w:rsid w:val="00CA3A57"/>
    <w:rsid w:val="00CA60E0"/>
    <w:rsid w:val="00CA77C0"/>
    <w:rsid w:val="00CB6386"/>
    <w:rsid w:val="00CC04DF"/>
    <w:rsid w:val="00CC1345"/>
    <w:rsid w:val="00CC1ADA"/>
    <w:rsid w:val="00CC3550"/>
    <w:rsid w:val="00CD01E8"/>
    <w:rsid w:val="00CD4120"/>
    <w:rsid w:val="00CE06ED"/>
    <w:rsid w:val="00CE0B19"/>
    <w:rsid w:val="00CE4CF3"/>
    <w:rsid w:val="00CE4DB4"/>
    <w:rsid w:val="00CE594B"/>
    <w:rsid w:val="00CE6D5D"/>
    <w:rsid w:val="00CE7EB2"/>
    <w:rsid w:val="00D01395"/>
    <w:rsid w:val="00D12464"/>
    <w:rsid w:val="00D17CA4"/>
    <w:rsid w:val="00D25678"/>
    <w:rsid w:val="00D35C75"/>
    <w:rsid w:val="00D40BFB"/>
    <w:rsid w:val="00D429D0"/>
    <w:rsid w:val="00D42C64"/>
    <w:rsid w:val="00D44A41"/>
    <w:rsid w:val="00D44BB6"/>
    <w:rsid w:val="00D46DC2"/>
    <w:rsid w:val="00D47FB7"/>
    <w:rsid w:val="00D50DAC"/>
    <w:rsid w:val="00D5110C"/>
    <w:rsid w:val="00D52851"/>
    <w:rsid w:val="00D53375"/>
    <w:rsid w:val="00D54106"/>
    <w:rsid w:val="00D65FD4"/>
    <w:rsid w:val="00D67450"/>
    <w:rsid w:val="00D71117"/>
    <w:rsid w:val="00D7183D"/>
    <w:rsid w:val="00D7492C"/>
    <w:rsid w:val="00D8087C"/>
    <w:rsid w:val="00D85600"/>
    <w:rsid w:val="00D86C6E"/>
    <w:rsid w:val="00D95F8A"/>
    <w:rsid w:val="00DA273A"/>
    <w:rsid w:val="00DA2A21"/>
    <w:rsid w:val="00DA7478"/>
    <w:rsid w:val="00DB3779"/>
    <w:rsid w:val="00DC5831"/>
    <w:rsid w:val="00DC77E5"/>
    <w:rsid w:val="00DC7E70"/>
    <w:rsid w:val="00DD0493"/>
    <w:rsid w:val="00DE256B"/>
    <w:rsid w:val="00DE42E9"/>
    <w:rsid w:val="00DE5792"/>
    <w:rsid w:val="00DF2559"/>
    <w:rsid w:val="00DF3162"/>
    <w:rsid w:val="00DF36D1"/>
    <w:rsid w:val="00DF5083"/>
    <w:rsid w:val="00DF6B80"/>
    <w:rsid w:val="00E1088F"/>
    <w:rsid w:val="00E1144B"/>
    <w:rsid w:val="00E162F7"/>
    <w:rsid w:val="00E21150"/>
    <w:rsid w:val="00E2167F"/>
    <w:rsid w:val="00E309CB"/>
    <w:rsid w:val="00E31FAB"/>
    <w:rsid w:val="00E33333"/>
    <w:rsid w:val="00E40252"/>
    <w:rsid w:val="00E502EB"/>
    <w:rsid w:val="00E53202"/>
    <w:rsid w:val="00E532DF"/>
    <w:rsid w:val="00E55F23"/>
    <w:rsid w:val="00E576BE"/>
    <w:rsid w:val="00E628A9"/>
    <w:rsid w:val="00E635D8"/>
    <w:rsid w:val="00E637E7"/>
    <w:rsid w:val="00E70CB5"/>
    <w:rsid w:val="00E73A10"/>
    <w:rsid w:val="00EA0EDA"/>
    <w:rsid w:val="00EA4184"/>
    <w:rsid w:val="00EC1628"/>
    <w:rsid w:val="00EC2F0B"/>
    <w:rsid w:val="00EC42AD"/>
    <w:rsid w:val="00EC5AA6"/>
    <w:rsid w:val="00ED0F26"/>
    <w:rsid w:val="00ED4413"/>
    <w:rsid w:val="00ED4461"/>
    <w:rsid w:val="00ED6B20"/>
    <w:rsid w:val="00EE3630"/>
    <w:rsid w:val="00EE588F"/>
    <w:rsid w:val="00EF29B9"/>
    <w:rsid w:val="00EF2FA7"/>
    <w:rsid w:val="00EF7E1A"/>
    <w:rsid w:val="00F014C1"/>
    <w:rsid w:val="00F02998"/>
    <w:rsid w:val="00F04717"/>
    <w:rsid w:val="00F078EE"/>
    <w:rsid w:val="00F12CF6"/>
    <w:rsid w:val="00F13CD3"/>
    <w:rsid w:val="00F156CF"/>
    <w:rsid w:val="00F25E04"/>
    <w:rsid w:val="00F32522"/>
    <w:rsid w:val="00F362DC"/>
    <w:rsid w:val="00F4106B"/>
    <w:rsid w:val="00F41795"/>
    <w:rsid w:val="00F41B5A"/>
    <w:rsid w:val="00F438A0"/>
    <w:rsid w:val="00F443B5"/>
    <w:rsid w:val="00F5128E"/>
    <w:rsid w:val="00F52381"/>
    <w:rsid w:val="00F53867"/>
    <w:rsid w:val="00F66BD1"/>
    <w:rsid w:val="00F71BD6"/>
    <w:rsid w:val="00F7673D"/>
    <w:rsid w:val="00F83A59"/>
    <w:rsid w:val="00F9396C"/>
    <w:rsid w:val="00FA2DDC"/>
    <w:rsid w:val="00FA5036"/>
    <w:rsid w:val="00FA56A7"/>
    <w:rsid w:val="00FA5802"/>
    <w:rsid w:val="00FA719E"/>
    <w:rsid w:val="00FB0DBA"/>
    <w:rsid w:val="00FC0C7F"/>
    <w:rsid w:val="00FC3020"/>
    <w:rsid w:val="00FD0D22"/>
    <w:rsid w:val="00FD0EFA"/>
    <w:rsid w:val="00FD4160"/>
    <w:rsid w:val="00FD6651"/>
    <w:rsid w:val="00FE1054"/>
    <w:rsid w:val="00FE216D"/>
    <w:rsid w:val="00FE3336"/>
    <w:rsid w:val="00FE4C24"/>
    <w:rsid w:val="00FF2BB9"/>
    <w:rsid w:val="00FF2EF7"/>
    <w:rsid w:val="00FF663D"/>
    <w:rsid w:val="00FF66FF"/>
    <w:rsid w:val="00FF68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FCE66"/>
  <w15:chartTrackingRefBased/>
  <w15:docId w15:val="{C2548A91-AD10-4ADE-A3CF-76AC45614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4EFC"/>
    <w:pPr>
      <w:widowControl w:val="0"/>
      <w:spacing w:line="276" w:lineRule="auto"/>
      <w:jc w:val="both"/>
    </w:pPr>
    <w:rPr>
      <w:rFonts w:ascii="宋体" w:eastAsia="宋体" w:hAnsi="宋体"/>
      <w:sz w:val="24"/>
    </w:rPr>
  </w:style>
  <w:style w:type="paragraph" w:styleId="1">
    <w:name w:val="heading 1"/>
    <w:basedOn w:val="a0"/>
    <w:next w:val="a"/>
    <w:link w:val="10"/>
    <w:uiPriority w:val="9"/>
    <w:qFormat/>
    <w:rsid w:val="00D67450"/>
    <w:pPr>
      <w:numPr>
        <w:numId w:val="1"/>
      </w:numPr>
      <w:spacing w:before="240"/>
      <w:ind w:left="0" w:firstLineChars="0" w:firstLine="0"/>
      <w:outlineLvl w:val="0"/>
    </w:pPr>
    <w:rPr>
      <w:b/>
      <w:sz w:val="28"/>
    </w:rPr>
  </w:style>
  <w:style w:type="paragraph" w:styleId="2">
    <w:name w:val="heading 2"/>
    <w:basedOn w:val="a0"/>
    <w:next w:val="a"/>
    <w:link w:val="20"/>
    <w:uiPriority w:val="9"/>
    <w:unhideWhenUsed/>
    <w:qFormat/>
    <w:rsid w:val="00250C84"/>
    <w:pPr>
      <w:numPr>
        <w:ilvl w:val="1"/>
        <w:numId w:val="1"/>
      </w:numPr>
      <w:spacing w:before="240"/>
      <w:ind w:left="0" w:firstLineChars="0" w:firstLine="0"/>
      <w:outlineLvl w:val="1"/>
    </w:pPr>
  </w:style>
  <w:style w:type="paragraph" w:styleId="3">
    <w:name w:val="heading 3"/>
    <w:basedOn w:val="a0"/>
    <w:next w:val="a"/>
    <w:link w:val="30"/>
    <w:uiPriority w:val="9"/>
    <w:unhideWhenUsed/>
    <w:qFormat/>
    <w:rsid w:val="00250C84"/>
    <w:pPr>
      <w:numPr>
        <w:ilvl w:val="2"/>
        <w:numId w:val="1"/>
      </w:numPr>
      <w:ind w:left="0" w:firstLineChars="0" w:firstLine="0"/>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C94EFC"/>
    <w:pPr>
      <w:ind w:firstLineChars="200" w:firstLine="420"/>
    </w:pPr>
  </w:style>
  <w:style w:type="character" w:customStyle="1" w:styleId="10">
    <w:name w:val="标题 1 字符"/>
    <w:basedOn w:val="a1"/>
    <w:link w:val="1"/>
    <w:uiPriority w:val="9"/>
    <w:rsid w:val="00D67450"/>
    <w:rPr>
      <w:rFonts w:ascii="宋体" w:eastAsia="宋体" w:hAnsi="宋体"/>
      <w:b/>
      <w:sz w:val="28"/>
    </w:rPr>
  </w:style>
  <w:style w:type="character" w:customStyle="1" w:styleId="20">
    <w:name w:val="标题 2 字符"/>
    <w:basedOn w:val="a1"/>
    <w:link w:val="2"/>
    <w:uiPriority w:val="9"/>
    <w:rsid w:val="00250C84"/>
    <w:rPr>
      <w:rFonts w:ascii="宋体" w:eastAsia="宋体" w:hAnsi="宋体"/>
      <w:sz w:val="24"/>
    </w:rPr>
  </w:style>
  <w:style w:type="table" w:styleId="a4">
    <w:name w:val="Table Grid"/>
    <w:basedOn w:val="a2"/>
    <w:uiPriority w:val="39"/>
    <w:rsid w:val="00ED44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1"/>
    <w:link w:val="3"/>
    <w:uiPriority w:val="9"/>
    <w:rsid w:val="00250C84"/>
    <w:rPr>
      <w:rFonts w:ascii="宋体" w:eastAsia="宋体" w:hAnsi="宋体"/>
      <w:sz w:val="24"/>
    </w:rPr>
  </w:style>
  <w:style w:type="paragraph" w:styleId="a5">
    <w:name w:val="header"/>
    <w:basedOn w:val="a"/>
    <w:link w:val="a6"/>
    <w:uiPriority w:val="99"/>
    <w:unhideWhenUsed/>
    <w:rsid w:val="007D7C21"/>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1"/>
    <w:link w:val="a5"/>
    <w:uiPriority w:val="99"/>
    <w:rsid w:val="007D7C21"/>
    <w:rPr>
      <w:rFonts w:ascii="宋体" w:eastAsia="宋体" w:hAnsi="宋体"/>
      <w:sz w:val="18"/>
      <w:szCs w:val="18"/>
    </w:rPr>
  </w:style>
  <w:style w:type="paragraph" w:styleId="a7">
    <w:name w:val="footer"/>
    <w:basedOn w:val="a"/>
    <w:link w:val="a8"/>
    <w:uiPriority w:val="99"/>
    <w:unhideWhenUsed/>
    <w:rsid w:val="007D7C21"/>
    <w:pPr>
      <w:tabs>
        <w:tab w:val="center" w:pos="4153"/>
        <w:tab w:val="right" w:pos="8306"/>
      </w:tabs>
      <w:snapToGrid w:val="0"/>
      <w:spacing w:line="240" w:lineRule="auto"/>
      <w:jc w:val="left"/>
    </w:pPr>
    <w:rPr>
      <w:sz w:val="18"/>
      <w:szCs w:val="18"/>
    </w:rPr>
  </w:style>
  <w:style w:type="character" w:customStyle="1" w:styleId="a8">
    <w:name w:val="页脚 字符"/>
    <w:basedOn w:val="a1"/>
    <w:link w:val="a7"/>
    <w:uiPriority w:val="99"/>
    <w:rsid w:val="007D7C21"/>
    <w:rPr>
      <w:rFonts w:ascii="宋体" w:eastAsia="宋体" w:hAnsi="宋体"/>
      <w:sz w:val="18"/>
      <w:szCs w:val="18"/>
    </w:rPr>
  </w:style>
  <w:style w:type="paragraph" w:styleId="a9">
    <w:name w:val="Balloon Text"/>
    <w:basedOn w:val="a"/>
    <w:link w:val="aa"/>
    <w:uiPriority w:val="99"/>
    <w:semiHidden/>
    <w:unhideWhenUsed/>
    <w:rsid w:val="00CC1345"/>
    <w:pPr>
      <w:spacing w:line="240" w:lineRule="auto"/>
    </w:pPr>
    <w:rPr>
      <w:sz w:val="18"/>
      <w:szCs w:val="18"/>
    </w:rPr>
  </w:style>
  <w:style w:type="character" w:customStyle="1" w:styleId="aa">
    <w:name w:val="批注框文本 字符"/>
    <w:basedOn w:val="a1"/>
    <w:link w:val="a9"/>
    <w:uiPriority w:val="99"/>
    <w:semiHidden/>
    <w:rsid w:val="00CC1345"/>
    <w:rPr>
      <w:rFonts w:ascii="宋体" w:eastAsia="宋体" w:hAnsi="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6968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microsoft.com/office/2011/relationships/people" Target="peop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e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1069</TotalTime>
  <Pages>32</Pages>
  <Words>1490</Words>
  <Characters>8497</Characters>
  <Application>Microsoft Office Word</Application>
  <DocSecurity>0</DocSecurity>
  <Lines>70</Lines>
  <Paragraphs>19</Paragraphs>
  <ScaleCrop>false</ScaleCrop>
  <Company/>
  <LinksUpToDate>false</LinksUpToDate>
  <CharactersWithSpaces>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马力</dc:creator>
  <cp:keywords/>
  <dc:description/>
  <cp:lastModifiedBy>马力</cp:lastModifiedBy>
  <cp:revision>116</cp:revision>
  <dcterms:created xsi:type="dcterms:W3CDTF">2021-04-30T09:39:00Z</dcterms:created>
  <dcterms:modified xsi:type="dcterms:W3CDTF">2021-05-07T05:30:00Z</dcterms:modified>
</cp:coreProperties>
</file>